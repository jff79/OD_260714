
<file path=[Content_Types].xml><?xml version="1.0" encoding="utf-8"?>
<Types xmlns="http://schemas.openxmlformats.org/package/2006/content-types">
  <!--cleaned_by_fortinet-->
  <Override PartName="/word/media/fortinet_alert.pn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start of fortinet insert-->
    <w:p/>
    <w:p/>
    <w:p w:rsidP="00D12F0C" w:rsidRDefault="00C23324" w:rsidR="00390FFF">
      <w:pPr>
        <w:jc w:val="center"/>
      </w:pPr>
      <w:r>
        <w:rPr>
          <w:noProof/>
        </w:rPr>
        <w:drawing>
          <wp:inline distR="0" distL="0" distB="0" distT="0">
            <wp:extent cx="5486400" cy="1341674"/>
            <wp:effectExtent r="0" b="0" t="0" l="0"/>
            <wp:docPr name="Picture 3" id="3455">
    </wp:docPr>
            <wp:cNvGraphicFramePr/>
            <a:graphic xmlns:a="http://schemas.openxmlformats.org/drawingml/2006/main">
              <a:graphicData uri="http://schemas.openxmlformats.org/drawingml/2006/picture">
                <pic:pic xmlns:pic="http://schemas.openxmlformats.org/drawingml/2006/picture">
                  <pic:nvPicPr>
                    <pic:cNvPr name="Picture 1" id="3466"/>
                    <pic:cNvPicPr/>
                  </pic:nvPicPr>
                  <pic:blipFill>
                    <a:blip r:embed="rId_fortinet_1">
                      <a:extLst>
                        <a:ext uri="{28A0092B-C50C-407E-A947-70E740481C1C}">
                          <a14:useLocalDpi xmlns:a14="http://schemas.microsoft.com/office/drawing/2010/main" val="0"/>
                        </a:ext>
                      </a:extLst>
                    </a:blip>
                    <a:stretch>
                      <a:fillRect/>
                    </a:stretch>
                  </pic:blipFill>
                  <pic:spPr bwMode="auto">
                    <a:xfrm>
                      <a:off y="0" x="0"/>
                      <a:ext cx="5486400" cy="1341674"/>
                    </a:xfrm>
                    <a:prstGeom prst="rect">
                      <a:avLst/>
                    </a:prstGeom>
                  </pic:spPr>
                </pic:pic>
              </a:graphicData>
            </a:graphic>
          </wp:inline>
        </w:drawing>
      </w:r>
      <w:br w:type="page"/>
    </w:p>
    <!--end of fortinet insert-->
    <w:p w14:paraId="6AAAD820" w14:textId="77777777" w:rsidR="004871BA" w:rsidRDefault="004871BA" w:rsidP="00936AAD">
      <w:pPr>
        <w:ind w:left="2832" w:hanging="564"/>
      </w:pPr>
    </w:p>
    <w:p w14:paraId="4E197CB1" w14:textId="77777777" w:rsidR="003D5E3F" w:rsidRDefault="003D5E3F" w:rsidP="004871BA"/>
    <w:tbl>
      <w:tblPr>
        <w:tblW w:w="0" w:type="auto"/>
        <w:tblInd w:w="92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D9D9D9"/>
        <w:tblLayout w:type="fixed"/>
        <w:tblCellMar>
          <w:left w:w="70" w:type="dxa"/>
          <w:right w:w="70" w:type="dxa"/>
        </w:tblCellMar>
        <w:tblLook w:val="0000" w:firstRow="0" w:lastRow="0" w:firstColumn="0" w:lastColumn="0" w:noHBand="0" w:noVBand="0"/>
      </w:tblPr>
      <w:tblGrid>
        <w:gridCol w:w="8221"/>
      </w:tblGrid>
      <w:tr w:rsidR="004871BA" w:rsidRPr="00F90276" w14:paraId="6AAAD822" w14:textId="77777777" w:rsidTr="00DC0918">
        <w:trPr>
          <w:trHeight w:val="1572"/>
        </w:trPr>
        <w:tc>
          <w:tcPr>
            <w:tcW w:w="8221" w:type="dxa"/>
            <w:shd w:val="clear" w:color="auto" w:fill="D9D9D9"/>
            <w:vAlign w:val="center"/>
          </w:tcPr>
          <w:p w14:paraId="3B1D795D" w14:textId="2D44F406" w:rsidR="004871BA" w:rsidRDefault="00DD1D1F" w:rsidP="00DC0918">
            <w:pPr>
              <w:pStyle w:val="BlockText"/>
              <w:spacing w:before="180" w:after="180"/>
              <w:ind w:left="0" w:right="0"/>
            </w:pPr>
            <w:r>
              <w:t>Diseño</w:t>
            </w:r>
            <w:r w:rsidR="00633F48">
              <w:t xml:space="preserve"> Funcional</w:t>
            </w:r>
          </w:p>
          <w:p w14:paraId="30765983" w14:textId="77777777" w:rsidR="00A276C5" w:rsidRPr="00A276C5" w:rsidRDefault="00A276C5" w:rsidP="00A276C5">
            <w:pPr>
              <w:pStyle w:val="BlockText"/>
              <w:ind w:left="0" w:right="0"/>
            </w:pPr>
            <w:r w:rsidRPr="00A276C5">
              <w:t>DF – Reembolso anticipado BSO/BSM</w:t>
            </w:r>
          </w:p>
          <w:p w14:paraId="1C9277F1" w14:textId="1E33AD98" w:rsidR="005E6FCE" w:rsidRPr="001F34B5" w:rsidRDefault="00926EF5" w:rsidP="003D5E3F">
            <w:pPr>
              <w:pStyle w:val="BlockText"/>
              <w:spacing w:before="180" w:after="180"/>
              <w:ind w:left="0" w:right="0"/>
              <w:rPr>
                <w:lang w:val="en-US"/>
              </w:rPr>
            </w:pPr>
            <w:r w:rsidRPr="001F34B5">
              <w:rPr>
                <w:lang w:val="en-US"/>
              </w:rPr>
              <w:t>DEM-</w:t>
            </w:r>
            <w:r w:rsidR="00AD0953" w:rsidRPr="00AD0953">
              <w:rPr>
                <w:lang w:val="en-US"/>
              </w:rPr>
              <w:t>37548</w:t>
            </w:r>
          </w:p>
          <w:p w14:paraId="3C33817E" w14:textId="77777777" w:rsidR="00C93522" w:rsidRDefault="00C93522" w:rsidP="00037E4A">
            <w:pPr>
              <w:pStyle w:val="BlockText"/>
              <w:spacing w:before="180" w:after="180"/>
              <w:ind w:left="0" w:right="0"/>
              <w:rPr>
                <w:lang w:val="en-US"/>
              </w:rPr>
            </w:pPr>
            <w:r w:rsidRPr="00C93522">
              <w:rPr>
                <w:lang w:val="en-US"/>
              </w:rPr>
              <w:t>PPR-117089</w:t>
            </w:r>
          </w:p>
          <w:p w14:paraId="57A6A30B" w14:textId="402DE83F" w:rsidR="00B8336C" w:rsidRDefault="00B8336C" w:rsidP="00037E4A">
            <w:pPr>
              <w:pStyle w:val="BlockText"/>
              <w:spacing w:before="180" w:after="180"/>
              <w:ind w:left="0" w:right="0"/>
              <w:rPr>
                <w:lang w:val="en-US"/>
              </w:rPr>
            </w:pPr>
            <w:r w:rsidRPr="00B8336C">
              <w:rPr>
                <w:lang w:val="en-US"/>
              </w:rPr>
              <w:t>PJ-18812</w:t>
            </w:r>
          </w:p>
          <w:p w14:paraId="6AAAD821" w14:textId="5AF651D4" w:rsidR="00E8283C" w:rsidRPr="001F34B5" w:rsidRDefault="00C93522" w:rsidP="00037E4A">
            <w:pPr>
              <w:pStyle w:val="BlockText"/>
              <w:spacing w:before="180" w:after="180"/>
              <w:ind w:left="0" w:right="0"/>
              <w:rPr>
                <w:rFonts w:ascii="Verdana" w:hAnsi="Verdana"/>
                <w:noProof w:val="0"/>
                <w:color w:val="800000"/>
                <w:szCs w:val="32"/>
                <w:lang w:val="en-US"/>
              </w:rPr>
            </w:pPr>
            <w:r w:rsidRPr="00C93522">
              <w:rPr>
                <w:lang w:val="en-US"/>
              </w:rPr>
              <w:t>HDEV-654675</w:t>
            </w:r>
          </w:p>
        </w:tc>
      </w:tr>
    </w:tbl>
    <w:p w14:paraId="6AAAD823" w14:textId="77777777" w:rsidR="004871BA" w:rsidRPr="001F34B5" w:rsidRDefault="004871BA" w:rsidP="0097315E">
      <w:pPr>
        <w:ind w:left="0"/>
        <w:rPr>
          <w:lang w:val="en-US"/>
        </w:rPr>
      </w:pPr>
    </w:p>
    <w:p w14:paraId="3BA9E82C" w14:textId="77777777" w:rsidR="00A16864" w:rsidRPr="00A16864" w:rsidRDefault="00A16864" w:rsidP="00A16864">
      <w:pPr>
        <w:pStyle w:val="Normal1"/>
        <w:rPr>
          <w:b/>
          <w:i/>
        </w:rPr>
      </w:pPr>
      <w:bookmarkStart w:id="0" w:name="_Toc36995699"/>
      <w:bookmarkStart w:id="1" w:name="_Toc36995795"/>
      <w:bookmarkStart w:id="2" w:name="_Toc36995698"/>
      <w:bookmarkStart w:id="3" w:name="_Toc36995794"/>
      <w:r w:rsidRPr="00A16864">
        <w:rPr>
          <w:b/>
          <w:i/>
        </w:rPr>
        <w:t>Historia del Documento</w:t>
      </w:r>
      <w:bookmarkEnd w:id="0"/>
      <w:bookmarkEnd w:id="1"/>
    </w:p>
    <w:p w14:paraId="003CAF56" w14:textId="77777777" w:rsidR="00A16864" w:rsidRPr="00A16864" w:rsidRDefault="00A16864" w:rsidP="00A16864">
      <w:pPr>
        <w:pStyle w:val="Normal1"/>
        <w:rPr>
          <w:b/>
          <w:i/>
        </w:rPr>
      </w:pPr>
    </w:p>
    <w:tbl>
      <w:tblPr>
        <w:tblW w:w="0" w:type="auto"/>
        <w:tblInd w:w="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85"/>
        <w:gridCol w:w="1768"/>
        <w:gridCol w:w="3119"/>
        <w:gridCol w:w="3544"/>
      </w:tblGrid>
      <w:tr w:rsidR="00A16864" w:rsidRPr="00A16864" w14:paraId="2B57C574" w14:textId="77777777">
        <w:trPr>
          <w:trHeight w:val="286"/>
        </w:trPr>
        <w:tc>
          <w:tcPr>
            <w:tcW w:w="985"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331F376E" w14:textId="77777777" w:rsidR="00A16864" w:rsidRPr="00A16864" w:rsidRDefault="00A16864" w:rsidP="00A16864">
            <w:pPr>
              <w:pStyle w:val="Normal1"/>
              <w:rPr>
                <w:b/>
              </w:rPr>
            </w:pPr>
            <w:r w:rsidRPr="00A16864">
              <w:rPr>
                <w:b/>
              </w:rPr>
              <w:t>Versión</w:t>
            </w:r>
          </w:p>
        </w:tc>
        <w:tc>
          <w:tcPr>
            <w:tcW w:w="1768"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4F9E51DA" w14:textId="77777777" w:rsidR="00A16864" w:rsidRPr="00A16864" w:rsidRDefault="00A16864" w:rsidP="00A16864">
            <w:pPr>
              <w:pStyle w:val="Normal1"/>
              <w:rPr>
                <w:b/>
              </w:rPr>
            </w:pPr>
            <w:r w:rsidRPr="00A16864">
              <w:rPr>
                <w:b/>
              </w:rPr>
              <w:t>Fecha</w:t>
            </w:r>
          </w:p>
        </w:tc>
        <w:tc>
          <w:tcPr>
            <w:tcW w:w="3119"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07B6E6B9" w14:textId="77777777" w:rsidR="00A16864" w:rsidRPr="00A16864" w:rsidRDefault="00A16864" w:rsidP="00A16864">
            <w:pPr>
              <w:pStyle w:val="Normal1"/>
              <w:rPr>
                <w:b/>
              </w:rPr>
            </w:pPr>
            <w:r w:rsidRPr="00A16864">
              <w:rPr>
                <w:b/>
              </w:rPr>
              <w:t>Comentarios</w:t>
            </w:r>
          </w:p>
        </w:tc>
        <w:tc>
          <w:tcPr>
            <w:tcW w:w="3544"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0EBE0879" w14:textId="77777777" w:rsidR="00A16864" w:rsidRPr="00A16864" w:rsidRDefault="00A16864" w:rsidP="00A16864">
            <w:pPr>
              <w:pStyle w:val="Normal1"/>
              <w:rPr>
                <w:b/>
              </w:rPr>
            </w:pPr>
            <w:r w:rsidRPr="00A16864">
              <w:rPr>
                <w:b/>
              </w:rPr>
              <w:t>Responsables</w:t>
            </w:r>
          </w:p>
        </w:tc>
      </w:tr>
      <w:tr w:rsidR="00A16864" w:rsidRPr="00A16864" w14:paraId="1FE3CFE8" w14:textId="77777777">
        <w:trPr>
          <w:trHeight w:val="286"/>
        </w:trPr>
        <w:tc>
          <w:tcPr>
            <w:tcW w:w="985" w:type="dxa"/>
            <w:tcBorders>
              <w:top w:val="single" w:sz="4" w:space="0" w:color="auto"/>
              <w:left w:val="single" w:sz="4" w:space="0" w:color="auto"/>
              <w:bottom w:val="single" w:sz="4" w:space="0" w:color="auto"/>
              <w:right w:val="single" w:sz="4" w:space="0" w:color="auto"/>
            </w:tcBorders>
            <w:vAlign w:val="center"/>
            <w:hideMark/>
          </w:tcPr>
          <w:p w14:paraId="613EAF28" w14:textId="77777777" w:rsidR="00A16864" w:rsidRPr="00A16864" w:rsidRDefault="00A16864" w:rsidP="00A16864">
            <w:pPr>
              <w:pStyle w:val="Normal1"/>
            </w:pPr>
            <w:r w:rsidRPr="00A16864">
              <w:t>0.0</w:t>
            </w:r>
          </w:p>
        </w:tc>
        <w:tc>
          <w:tcPr>
            <w:tcW w:w="1768" w:type="dxa"/>
            <w:tcBorders>
              <w:top w:val="single" w:sz="4" w:space="0" w:color="auto"/>
              <w:left w:val="single" w:sz="4" w:space="0" w:color="auto"/>
              <w:bottom w:val="single" w:sz="4" w:space="0" w:color="auto"/>
              <w:right w:val="single" w:sz="4" w:space="0" w:color="auto"/>
            </w:tcBorders>
            <w:vAlign w:val="center"/>
            <w:hideMark/>
          </w:tcPr>
          <w:p w14:paraId="3CD27E54" w14:textId="77777777" w:rsidR="00A16864" w:rsidRPr="00A16864" w:rsidRDefault="00A16864" w:rsidP="00A16864">
            <w:pPr>
              <w:pStyle w:val="Normal1"/>
            </w:pPr>
            <w:r w:rsidRPr="00A16864">
              <w:t>14/05/2025</w:t>
            </w:r>
          </w:p>
        </w:tc>
        <w:tc>
          <w:tcPr>
            <w:tcW w:w="3119" w:type="dxa"/>
            <w:tcBorders>
              <w:top w:val="single" w:sz="4" w:space="0" w:color="auto"/>
              <w:left w:val="single" w:sz="4" w:space="0" w:color="auto"/>
              <w:bottom w:val="single" w:sz="4" w:space="0" w:color="auto"/>
              <w:right w:val="single" w:sz="4" w:space="0" w:color="auto"/>
            </w:tcBorders>
            <w:vAlign w:val="center"/>
            <w:hideMark/>
          </w:tcPr>
          <w:p w14:paraId="72452C76" w14:textId="77777777" w:rsidR="00A16864" w:rsidRPr="00A16864" w:rsidRDefault="00A16864" w:rsidP="00A16864">
            <w:pPr>
              <w:pStyle w:val="Normal1"/>
            </w:pPr>
            <w:r w:rsidRPr="00A16864">
              <w:t>Creación del documento</w:t>
            </w:r>
          </w:p>
        </w:tc>
        <w:tc>
          <w:tcPr>
            <w:tcW w:w="3544" w:type="dxa"/>
            <w:tcBorders>
              <w:top w:val="single" w:sz="4" w:space="0" w:color="auto"/>
              <w:left w:val="single" w:sz="4" w:space="0" w:color="auto"/>
              <w:bottom w:val="single" w:sz="4" w:space="0" w:color="auto"/>
              <w:right w:val="single" w:sz="4" w:space="0" w:color="auto"/>
            </w:tcBorders>
            <w:vAlign w:val="center"/>
            <w:hideMark/>
          </w:tcPr>
          <w:p w14:paraId="62C7A3CD" w14:textId="77777777" w:rsidR="00A16864" w:rsidRPr="00A16864" w:rsidRDefault="00A16864" w:rsidP="00A16864">
            <w:pPr>
              <w:pStyle w:val="Normal1"/>
            </w:pPr>
            <w:r w:rsidRPr="00A16864">
              <w:t>Accenture</w:t>
            </w:r>
          </w:p>
        </w:tc>
      </w:tr>
      <w:tr w:rsidR="00A16864" w:rsidRPr="00A16864" w14:paraId="360D8C22" w14:textId="77777777">
        <w:trPr>
          <w:trHeight w:val="286"/>
        </w:trPr>
        <w:tc>
          <w:tcPr>
            <w:tcW w:w="985" w:type="dxa"/>
            <w:tcBorders>
              <w:top w:val="single" w:sz="4" w:space="0" w:color="auto"/>
              <w:left w:val="single" w:sz="4" w:space="0" w:color="auto"/>
              <w:bottom w:val="single" w:sz="4" w:space="0" w:color="auto"/>
              <w:right w:val="single" w:sz="4" w:space="0" w:color="auto"/>
            </w:tcBorders>
            <w:vAlign w:val="center"/>
            <w:hideMark/>
          </w:tcPr>
          <w:p w14:paraId="01ABC85C" w14:textId="77777777" w:rsidR="00A16864" w:rsidRPr="00A16864" w:rsidRDefault="00A16864" w:rsidP="00A16864">
            <w:pPr>
              <w:pStyle w:val="Normal1"/>
            </w:pPr>
            <w:r w:rsidRPr="00A16864">
              <w:t>1.0</w:t>
            </w:r>
          </w:p>
        </w:tc>
        <w:tc>
          <w:tcPr>
            <w:tcW w:w="1768" w:type="dxa"/>
            <w:tcBorders>
              <w:top w:val="single" w:sz="4" w:space="0" w:color="auto"/>
              <w:left w:val="single" w:sz="4" w:space="0" w:color="auto"/>
              <w:bottom w:val="single" w:sz="4" w:space="0" w:color="auto"/>
              <w:right w:val="single" w:sz="4" w:space="0" w:color="auto"/>
            </w:tcBorders>
            <w:vAlign w:val="center"/>
            <w:hideMark/>
          </w:tcPr>
          <w:p w14:paraId="36321311" w14:textId="77777777" w:rsidR="00A16864" w:rsidRPr="00A16864" w:rsidRDefault="00A16864" w:rsidP="00A16864">
            <w:pPr>
              <w:pStyle w:val="Normal1"/>
            </w:pPr>
            <w:r w:rsidRPr="00A16864">
              <w:t>21/05/2025</w:t>
            </w:r>
          </w:p>
        </w:tc>
        <w:tc>
          <w:tcPr>
            <w:tcW w:w="3119" w:type="dxa"/>
            <w:tcBorders>
              <w:top w:val="single" w:sz="4" w:space="0" w:color="auto"/>
              <w:left w:val="single" w:sz="4" w:space="0" w:color="auto"/>
              <w:bottom w:val="single" w:sz="4" w:space="0" w:color="auto"/>
              <w:right w:val="single" w:sz="4" w:space="0" w:color="auto"/>
            </w:tcBorders>
            <w:vAlign w:val="center"/>
            <w:hideMark/>
          </w:tcPr>
          <w:p w14:paraId="3A123C02" w14:textId="77777777" w:rsidR="00A16864" w:rsidRPr="00A16864" w:rsidRDefault="00A16864" w:rsidP="00A16864">
            <w:pPr>
              <w:pStyle w:val="Normal1"/>
            </w:pPr>
            <w:r w:rsidRPr="00A16864">
              <w:t>Correcciones</w:t>
            </w:r>
          </w:p>
        </w:tc>
        <w:tc>
          <w:tcPr>
            <w:tcW w:w="3544" w:type="dxa"/>
            <w:tcBorders>
              <w:top w:val="single" w:sz="4" w:space="0" w:color="auto"/>
              <w:left w:val="single" w:sz="4" w:space="0" w:color="auto"/>
              <w:bottom w:val="single" w:sz="4" w:space="0" w:color="auto"/>
              <w:right w:val="single" w:sz="4" w:space="0" w:color="auto"/>
            </w:tcBorders>
            <w:vAlign w:val="center"/>
            <w:hideMark/>
          </w:tcPr>
          <w:p w14:paraId="6894F87C" w14:textId="77777777" w:rsidR="00A16864" w:rsidRPr="00A16864" w:rsidRDefault="00A16864" w:rsidP="00A16864">
            <w:pPr>
              <w:pStyle w:val="Normal1"/>
            </w:pPr>
            <w:r w:rsidRPr="00A16864">
              <w:t>Accenture</w:t>
            </w:r>
          </w:p>
        </w:tc>
      </w:tr>
      <w:tr w:rsidR="00A16864" w:rsidRPr="00A16864" w14:paraId="74369459" w14:textId="77777777">
        <w:trPr>
          <w:trHeight w:val="286"/>
        </w:trPr>
        <w:tc>
          <w:tcPr>
            <w:tcW w:w="985" w:type="dxa"/>
            <w:tcBorders>
              <w:top w:val="single" w:sz="4" w:space="0" w:color="auto"/>
              <w:left w:val="single" w:sz="4" w:space="0" w:color="auto"/>
              <w:bottom w:val="single" w:sz="4" w:space="0" w:color="auto"/>
              <w:right w:val="single" w:sz="4" w:space="0" w:color="auto"/>
            </w:tcBorders>
            <w:vAlign w:val="center"/>
            <w:hideMark/>
          </w:tcPr>
          <w:p w14:paraId="40C5BB16" w14:textId="77777777" w:rsidR="00A16864" w:rsidRPr="00A16864" w:rsidRDefault="00A16864" w:rsidP="00A16864">
            <w:pPr>
              <w:pStyle w:val="Normal1"/>
            </w:pPr>
            <w:r w:rsidRPr="00A16864">
              <w:t>2.0</w:t>
            </w:r>
          </w:p>
        </w:tc>
        <w:tc>
          <w:tcPr>
            <w:tcW w:w="1768" w:type="dxa"/>
            <w:tcBorders>
              <w:top w:val="single" w:sz="4" w:space="0" w:color="auto"/>
              <w:left w:val="single" w:sz="4" w:space="0" w:color="auto"/>
              <w:bottom w:val="single" w:sz="4" w:space="0" w:color="auto"/>
              <w:right w:val="single" w:sz="4" w:space="0" w:color="auto"/>
            </w:tcBorders>
            <w:vAlign w:val="center"/>
            <w:hideMark/>
          </w:tcPr>
          <w:p w14:paraId="7CA70073" w14:textId="77777777" w:rsidR="00A16864" w:rsidRPr="00A16864" w:rsidRDefault="00A16864" w:rsidP="00A16864">
            <w:pPr>
              <w:pStyle w:val="Normal1"/>
            </w:pPr>
            <w:r w:rsidRPr="00A16864">
              <w:t>30/05/2025</w:t>
            </w:r>
          </w:p>
        </w:tc>
        <w:tc>
          <w:tcPr>
            <w:tcW w:w="3119" w:type="dxa"/>
            <w:tcBorders>
              <w:top w:val="single" w:sz="4" w:space="0" w:color="auto"/>
              <w:left w:val="single" w:sz="4" w:space="0" w:color="auto"/>
              <w:bottom w:val="single" w:sz="4" w:space="0" w:color="auto"/>
              <w:right w:val="single" w:sz="4" w:space="0" w:color="auto"/>
            </w:tcBorders>
            <w:vAlign w:val="center"/>
            <w:hideMark/>
          </w:tcPr>
          <w:p w14:paraId="2DC9243B" w14:textId="77777777" w:rsidR="00A16864" w:rsidRPr="00A16864" w:rsidRDefault="00A16864" w:rsidP="00A16864">
            <w:pPr>
              <w:pStyle w:val="Normal1"/>
            </w:pPr>
            <w:r w:rsidRPr="00A16864">
              <w:t>Comentarios usuarios</w:t>
            </w:r>
          </w:p>
        </w:tc>
        <w:tc>
          <w:tcPr>
            <w:tcW w:w="3544" w:type="dxa"/>
            <w:tcBorders>
              <w:top w:val="single" w:sz="4" w:space="0" w:color="auto"/>
              <w:left w:val="single" w:sz="4" w:space="0" w:color="auto"/>
              <w:bottom w:val="single" w:sz="4" w:space="0" w:color="auto"/>
              <w:right w:val="single" w:sz="4" w:space="0" w:color="auto"/>
            </w:tcBorders>
            <w:vAlign w:val="center"/>
            <w:hideMark/>
          </w:tcPr>
          <w:p w14:paraId="187FA701" w14:textId="77777777" w:rsidR="00A16864" w:rsidRPr="00A16864" w:rsidRDefault="00A16864" w:rsidP="00A16864">
            <w:pPr>
              <w:pStyle w:val="Normal1"/>
            </w:pPr>
            <w:r w:rsidRPr="00A16864">
              <w:t>Accenture</w:t>
            </w:r>
          </w:p>
        </w:tc>
      </w:tr>
      <w:tr w:rsidR="00A16864" w:rsidRPr="00A16864" w14:paraId="5AC7A7C6" w14:textId="77777777">
        <w:trPr>
          <w:trHeight w:val="286"/>
        </w:trPr>
        <w:tc>
          <w:tcPr>
            <w:tcW w:w="985" w:type="dxa"/>
            <w:tcBorders>
              <w:top w:val="single" w:sz="4" w:space="0" w:color="auto"/>
              <w:left w:val="single" w:sz="4" w:space="0" w:color="auto"/>
              <w:bottom w:val="single" w:sz="4" w:space="0" w:color="auto"/>
              <w:right w:val="single" w:sz="4" w:space="0" w:color="auto"/>
            </w:tcBorders>
            <w:vAlign w:val="center"/>
            <w:hideMark/>
          </w:tcPr>
          <w:p w14:paraId="6CE60301" w14:textId="77777777" w:rsidR="00A16864" w:rsidRPr="00A16864" w:rsidRDefault="00A16864" w:rsidP="00A16864">
            <w:pPr>
              <w:pStyle w:val="Normal1"/>
            </w:pPr>
            <w:r w:rsidRPr="00A16864">
              <w:t>3.0</w:t>
            </w:r>
          </w:p>
        </w:tc>
        <w:tc>
          <w:tcPr>
            <w:tcW w:w="1768" w:type="dxa"/>
            <w:tcBorders>
              <w:top w:val="single" w:sz="4" w:space="0" w:color="auto"/>
              <w:left w:val="single" w:sz="4" w:space="0" w:color="auto"/>
              <w:bottom w:val="single" w:sz="4" w:space="0" w:color="auto"/>
              <w:right w:val="single" w:sz="4" w:space="0" w:color="auto"/>
            </w:tcBorders>
            <w:vAlign w:val="center"/>
            <w:hideMark/>
          </w:tcPr>
          <w:p w14:paraId="4F0E3420" w14:textId="77777777" w:rsidR="00A16864" w:rsidRPr="00A16864" w:rsidRDefault="00A16864" w:rsidP="00A16864">
            <w:pPr>
              <w:pStyle w:val="Normal1"/>
            </w:pPr>
            <w:r w:rsidRPr="00A16864">
              <w:t>25/06/2025</w:t>
            </w:r>
          </w:p>
        </w:tc>
        <w:tc>
          <w:tcPr>
            <w:tcW w:w="3119" w:type="dxa"/>
            <w:tcBorders>
              <w:top w:val="single" w:sz="4" w:space="0" w:color="auto"/>
              <w:left w:val="single" w:sz="4" w:space="0" w:color="auto"/>
              <w:bottom w:val="single" w:sz="4" w:space="0" w:color="auto"/>
              <w:right w:val="single" w:sz="4" w:space="0" w:color="auto"/>
            </w:tcBorders>
            <w:vAlign w:val="center"/>
            <w:hideMark/>
          </w:tcPr>
          <w:p w14:paraId="6EF285B7" w14:textId="77777777" w:rsidR="00A16864" w:rsidRPr="00A16864" w:rsidRDefault="00A16864" w:rsidP="00A16864">
            <w:pPr>
              <w:pStyle w:val="Normal1"/>
            </w:pPr>
            <w:r w:rsidRPr="00A16864">
              <w:t>Nuevas especificaciones</w:t>
            </w:r>
          </w:p>
        </w:tc>
        <w:tc>
          <w:tcPr>
            <w:tcW w:w="3544" w:type="dxa"/>
            <w:tcBorders>
              <w:top w:val="single" w:sz="4" w:space="0" w:color="auto"/>
              <w:left w:val="single" w:sz="4" w:space="0" w:color="auto"/>
              <w:bottom w:val="single" w:sz="4" w:space="0" w:color="auto"/>
              <w:right w:val="single" w:sz="4" w:space="0" w:color="auto"/>
            </w:tcBorders>
            <w:vAlign w:val="center"/>
            <w:hideMark/>
          </w:tcPr>
          <w:p w14:paraId="6900B25E" w14:textId="77777777" w:rsidR="00A16864" w:rsidRPr="00A16864" w:rsidRDefault="00A16864" w:rsidP="00A16864">
            <w:pPr>
              <w:pStyle w:val="Normal1"/>
            </w:pPr>
            <w:r w:rsidRPr="00A16864">
              <w:t>Accenture</w:t>
            </w:r>
          </w:p>
        </w:tc>
      </w:tr>
      <w:tr w:rsidR="00A16864" w:rsidRPr="00A16864" w14:paraId="6DB16703" w14:textId="77777777">
        <w:trPr>
          <w:trHeight w:val="286"/>
        </w:trPr>
        <w:tc>
          <w:tcPr>
            <w:tcW w:w="985" w:type="dxa"/>
            <w:tcBorders>
              <w:top w:val="single" w:sz="4" w:space="0" w:color="auto"/>
              <w:left w:val="single" w:sz="4" w:space="0" w:color="auto"/>
              <w:bottom w:val="single" w:sz="4" w:space="0" w:color="auto"/>
              <w:right w:val="single" w:sz="4" w:space="0" w:color="auto"/>
            </w:tcBorders>
            <w:vAlign w:val="center"/>
            <w:hideMark/>
          </w:tcPr>
          <w:p w14:paraId="387C38C9" w14:textId="77777777" w:rsidR="00A16864" w:rsidRPr="00A16864" w:rsidRDefault="00A16864" w:rsidP="00A16864">
            <w:pPr>
              <w:pStyle w:val="Normal1"/>
            </w:pPr>
            <w:r w:rsidRPr="00A16864">
              <w:t>4.0</w:t>
            </w:r>
          </w:p>
        </w:tc>
        <w:tc>
          <w:tcPr>
            <w:tcW w:w="1768" w:type="dxa"/>
            <w:tcBorders>
              <w:top w:val="single" w:sz="4" w:space="0" w:color="auto"/>
              <w:left w:val="single" w:sz="4" w:space="0" w:color="auto"/>
              <w:bottom w:val="single" w:sz="4" w:space="0" w:color="auto"/>
              <w:right w:val="single" w:sz="4" w:space="0" w:color="auto"/>
            </w:tcBorders>
            <w:vAlign w:val="center"/>
            <w:hideMark/>
          </w:tcPr>
          <w:p w14:paraId="109B5967" w14:textId="77777777" w:rsidR="00A16864" w:rsidRPr="00A16864" w:rsidRDefault="00A16864" w:rsidP="00A16864">
            <w:pPr>
              <w:pStyle w:val="Normal1"/>
            </w:pPr>
            <w:r w:rsidRPr="00A16864">
              <w:t>08/07/2025</w:t>
            </w:r>
          </w:p>
        </w:tc>
        <w:tc>
          <w:tcPr>
            <w:tcW w:w="3119" w:type="dxa"/>
            <w:tcBorders>
              <w:top w:val="single" w:sz="4" w:space="0" w:color="auto"/>
              <w:left w:val="single" w:sz="4" w:space="0" w:color="auto"/>
              <w:bottom w:val="single" w:sz="4" w:space="0" w:color="auto"/>
              <w:right w:val="single" w:sz="4" w:space="0" w:color="auto"/>
            </w:tcBorders>
            <w:vAlign w:val="center"/>
            <w:hideMark/>
          </w:tcPr>
          <w:p w14:paraId="32C18ADA" w14:textId="77777777" w:rsidR="00A16864" w:rsidRPr="00A16864" w:rsidRDefault="00A16864" w:rsidP="00A16864">
            <w:pPr>
              <w:pStyle w:val="Normal1"/>
            </w:pPr>
            <w:r w:rsidRPr="00A16864">
              <w:t>Requerimientos 12.1</w:t>
            </w:r>
          </w:p>
        </w:tc>
        <w:tc>
          <w:tcPr>
            <w:tcW w:w="3544" w:type="dxa"/>
            <w:tcBorders>
              <w:top w:val="single" w:sz="4" w:space="0" w:color="auto"/>
              <w:left w:val="single" w:sz="4" w:space="0" w:color="auto"/>
              <w:bottom w:val="single" w:sz="4" w:space="0" w:color="auto"/>
              <w:right w:val="single" w:sz="4" w:space="0" w:color="auto"/>
            </w:tcBorders>
            <w:vAlign w:val="center"/>
            <w:hideMark/>
          </w:tcPr>
          <w:p w14:paraId="45F89D25" w14:textId="77777777" w:rsidR="00A16864" w:rsidRPr="00A16864" w:rsidRDefault="00A16864" w:rsidP="00A16864">
            <w:pPr>
              <w:pStyle w:val="Normal1"/>
            </w:pPr>
            <w:r w:rsidRPr="00A16864">
              <w:t>Accenture</w:t>
            </w:r>
          </w:p>
        </w:tc>
      </w:tr>
      <w:tr w:rsidR="00A16864" w:rsidRPr="00A16864" w14:paraId="0918E3F1" w14:textId="77777777">
        <w:trPr>
          <w:trHeight w:val="286"/>
        </w:trPr>
        <w:tc>
          <w:tcPr>
            <w:tcW w:w="985" w:type="dxa"/>
            <w:tcBorders>
              <w:top w:val="single" w:sz="4" w:space="0" w:color="auto"/>
              <w:left w:val="single" w:sz="4" w:space="0" w:color="auto"/>
              <w:bottom w:val="single" w:sz="4" w:space="0" w:color="auto"/>
              <w:right w:val="single" w:sz="4" w:space="0" w:color="auto"/>
            </w:tcBorders>
            <w:vAlign w:val="center"/>
            <w:hideMark/>
          </w:tcPr>
          <w:p w14:paraId="49C9BE5F" w14:textId="77777777" w:rsidR="00A16864" w:rsidRPr="00A16864" w:rsidRDefault="00A16864" w:rsidP="00A16864">
            <w:pPr>
              <w:pStyle w:val="Normal1"/>
            </w:pPr>
            <w:r w:rsidRPr="00A16864">
              <w:t>5.0</w:t>
            </w:r>
          </w:p>
        </w:tc>
        <w:tc>
          <w:tcPr>
            <w:tcW w:w="1768" w:type="dxa"/>
            <w:tcBorders>
              <w:top w:val="single" w:sz="4" w:space="0" w:color="auto"/>
              <w:left w:val="single" w:sz="4" w:space="0" w:color="auto"/>
              <w:bottom w:val="single" w:sz="4" w:space="0" w:color="auto"/>
              <w:right w:val="single" w:sz="4" w:space="0" w:color="auto"/>
            </w:tcBorders>
            <w:vAlign w:val="center"/>
            <w:hideMark/>
          </w:tcPr>
          <w:p w14:paraId="5B992C16" w14:textId="77777777" w:rsidR="00A16864" w:rsidRPr="00A16864" w:rsidRDefault="00A16864" w:rsidP="00A16864">
            <w:pPr>
              <w:pStyle w:val="Normal1"/>
            </w:pPr>
            <w:r w:rsidRPr="00A16864">
              <w:t>07/11/2025</w:t>
            </w:r>
          </w:p>
        </w:tc>
        <w:tc>
          <w:tcPr>
            <w:tcW w:w="3119" w:type="dxa"/>
            <w:tcBorders>
              <w:top w:val="single" w:sz="4" w:space="0" w:color="auto"/>
              <w:left w:val="single" w:sz="4" w:space="0" w:color="auto"/>
              <w:bottom w:val="single" w:sz="4" w:space="0" w:color="auto"/>
              <w:right w:val="single" w:sz="4" w:space="0" w:color="auto"/>
            </w:tcBorders>
            <w:vAlign w:val="center"/>
            <w:hideMark/>
          </w:tcPr>
          <w:p w14:paraId="1E3D1F36" w14:textId="77777777" w:rsidR="00A16864" w:rsidRPr="00A16864" w:rsidRDefault="00A16864" w:rsidP="00A16864">
            <w:pPr>
              <w:pStyle w:val="Normal1"/>
            </w:pPr>
            <w:r w:rsidRPr="00A16864">
              <w:t>Requerimientos 20</w:t>
            </w:r>
          </w:p>
        </w:tc>
        <w:tc>
          <w:tcPr>
            <w:tcW w:w="3544" w:type="dxa"/>
            <w:tcBorders>
              <w:top w:val="single" w:sz="4" w:space="0" w:color="auto"/>
              <w:left w:val="single" w:sz="4" w:space="0" w:color="auto"/>
              <w:bottom w:val="single" w:sz="4" w:space="0" w:color="auto"/>
              <w:right w:val="single" w:sz="4" w:space="0" w:color="auto"/>
            </w:tcBorders>
            <w:vAlign w:val="center"/>
            <w:hideMark/>
          </w:tcPr>
          <w:p w14:paraId="29E31E94" w14:textId="77777777" w:rsidR="00A16864" w:rsidRPr="00A16864" w:rsidRDefault="00A16864" w:rsidP="00A16864">
            <w:pPr>
              <w:pStyle w:val="Normal1"/>
            </w:pPr>
            <w:r w:rsidRPr="00A16864">
              <w:t>Accenture</w:t>
            </w:r>
          </w:p>
        </w:tc>
      </w:tr>
      <w:tr w:rsidR="00A16864" w:rsidRPr="00A16864" w14:paraId="76C00AB7" w14:textId="77777777">
        <w:trPr>
          <w:trHeight w:val="286"/>
        </w:trPr>
        <w:tc>
          <w:tcPr>
            <w:tcW w:w="985" w:type="dxa"/>
            <w:tcBorders>
              <w:top w:val="single" w:sz="4" w:space="0" w:color="auto"/>
              <w:left w:val="single" w:sz="4" w:space="0" w:color="auto"/>
              <w:bottom w:val="single" w:sz="4" w:space="0" w:color="auto"/>
              <w:right w:val="single" w:sz="4" w:space="0" w:color="auto"/>
            </w:tcBorders>
            <w:vAlign w:val="center"/>
            <w:hideMark/>
          </w:tcPr>
          <w:p w14:paraId="1AED55AB" w14:textId="77777777" w:rsidR="00A16864" w:rsidRPr="00A16864" w:rsidRDefault="00A16864" w:rsidP="00A16864">
            <w:pPr>
              <w:pStyle w:val="Normal1"/>
              <w:rPr>
                <w:highlight w:val="yellow"/>
              </w:rPr>
            </w:pPr>
            <w:r w:rsidRPr="00A16864">
              <w:rPr>
                <w:highlight w:val="yellow"/>
              </w:rPr>
              <w:t>6.0</w:t>
            </w:r>
          </w:p>
        </w:tc>
        <w:tc>
          <w:tcPr>
            <w:tcW w:w="1768" w:type="dxa"/>
            <w:tcBorders>
              <w:top w:val="single" w:sz="4" w:space="0" w:color="auto"/>
              <w:left w:val="single" w:sz="4" w:space="0" w:color="auto"/>
              <w:bottom w:val="single" w:sz="4" w:space="0" w:color="auto"/>
              <w:right w:val="single" w:sz="4" w:space="0" w:color="auto"/>
            </w:tcBorders>
            <w:vAlign w:val="center"/>
            <w:hideMark/>
          </w:tcPr>
          <w:p w14:paraId="1DFC2EAE" w14:textId="77777777" w:rsidR="00A16864" w:rsidRPr="00A16864" w:rsidRDefault="00A16864" w:rsidP="00A16864">
            <w:pPr>
              <w:pStyle w:val="Normal1"/>
              <w:rPr>
                <w:highlight w:val="yellow"/>
              </w:rPr>
            </w:pPr>
            <w:r w:rsidRPr="00A16864">
              <w:rPr>
                <w:highlight w:val="yellow"/>
              </w:rPr>
              <w:t>26/11/2025</w:t>
            </w:r>
          </w:p>
        </w:tc>
        <w:tc>
          <w:tcPr>
            <w:tcW w:w="3119" w:type="dxa"/>
            <w:tcBorders>
              <w:top w:val="single" w:sz="4" w:space="0" w:color="auto"/>
              <w:left w:val="single" w:sz="4" w:space="0" w:color="auto"/>
              <w:bottom w:val="single" w:sz="4" w:space="0" w:color="auto"/>
              <w:right w:val="single" w:sz="4" w:space="0" w:color="auto"/>
            </w:tcBorders>
            <w:vAlign w:val="center"/>
            <w:hideMark/>
          </w:tcPr>
          <w:p w14:paraId="6E978D78" w14:textId="77777777" w:rsidR="00A16864" w:rsidRPr="00A16864" w:rsidRDefault="00A16864" w:rsidP="00A16864">
            <w:pPr>
              <w:pStyle w:val="Normal1"/>
              <w:rPr>
                <w:highlight w:val="yellow"/>
              </w:rPr>
            </w:pPr>
            <w:r w:rsidRPr="00A16864">
              <w:rPr>
                <w:highlight w:val="yellow"/>
              </w:rPr>
              <w:t>Requerimientos 22</w:t>
            </w:r>
          </w:p>
        </w:tc>
        <w:tc>
          <w:tcPr>
            <w:tcW w:w="3544" w:type="dxa"/>
            <w:tcBorders>
              <w:top w:val="single" w:sz="4" w:space="0" w:color="auto"/>
              <w:left w:val="single" w:sz="4" w:space="0" w:color="auto"/>
              <w:bottom w:val="single" w:sz="4" w:space="0" w:color="auto"/>
              <w:right w:val="single" w:sz="4" w:space="0" w:color="auto"/>
            </w:tcBorders>
            <w:vAlign w:val="center"/>
            <w:hideMark/>
          </w:tcPr>
          <w:p w14:paraId="471B20A4" w14:textId="77777777" w:rsidR="00A16864" w:rsidRPr="00A16864" w:rsidRDefault="00A16864" w:rsidP="00A16864">
            <w:pPr>
              <w:pStyle w:val="Normal1"/>
            </w:pPr>
            <w:r w:rsidRPr="00A16864">
              <w:rPr>
                <w:highlight w:val="yellow"/>
              </w:rPr>
              <w:t>Accenture</w:t>
            </w:r>
          </w:p>
        </w:tc>
      </w:tr>
      <w:tr w:rsidR="00A16864" w:rsidRPr="00A16864" w14:paraId="78F9EC93" w14:textId="77777777">
        <w:trPr>
          <w:trHeight w:val="286"/>
        </w:trPr>
        <w:tc>
          <w:tcPr>
            <w:tcW w:w="985" w:type="dxa"/>
            <w:tcBorders>
              <w:top w:val="single" w:sz="4" w:space="0" w:color="auto"/>
              <w:left w:val="single" w:sz="4" w:space="0" w:color="auto"/>
              <w:bottom w:val="single" w:sz="4" w:space="0" w:color="auto"/>
              <w:right w:val="single" w:sz="4" w:space="0" w:color="auto"/>
            </w:tcBorders>
            <w:vAlign w:val="center"/>
          </w:tcPr>
          <w:p w14:paraId="40681833" w14:textId="700EAC56" w:rsidR="00A16864" w:rsidRPr="00AD1FC8" w:rsidRDefault="00AD1FC8" w:rsidP="00A16864">
            <w:pPr>
              <w:pStyle w:val="Normal1"/>
              <w:rPr>
                <w:highlight w:val="cyan"/>
                <w:rPrChange w:id="4" w:author="Martin Chico, M." w:date="2025-12-12T08:48:00Z" w16du:dateUtc="2025-12-12T07:48:00Z">
                  <w:rPr/>
                </w:rPrChange>
              </w:rPr>
            </w:pPr>
            <w:ins w:id="5" w:author="Martin Chico, M." w:date="2025-12-12T08:47:00Z" w16du:dateUtc="2025-12-12T07:47:00Z">
              <w:r w:rsidRPr="00AD1FC8">
                <w:rPr>
                  <w:highlight w:val="cyan"/>
                  <w:rPrChange w:id="6" w:author="Martin Chico, M." w:date="2025-12-12T08:48:00Z" w16du:dateUtc="2025-12-12T07:48:00Z">
                    <w:rPr/>
                  </w:rPrChange>
                </w:rPr>
                <w:t>7.0</w:t>
              </w:r>
            </w:ins>
          </w:p>
        </w:tc>
        <w:tc>
          <w:tcPr>
            <w:tcW w:w="1768" w:type="dxa"/>
            <w:tcBorders>
              <w:top w:val="single" w:sz="4" w:space="0" w:color="auto"/>
              <w:left w:val="single" w:sz="4" w:space="0" w:color="auto"/>
              <w:bottom w:val="single" w:sz="4" w:space="0" w:color="auto"/>
              <w:right w:val="single" w:sz="4" w:space="0" w:color="auto"/>
            </w:tcBorders>
            <w:vAlign w:val="center"/>
          </w:tcPr>
          <w:p w14:paraId="747530F8" w14:textId="5F9C6B6E" w:rsidR="00A16864" w:rsidRPr="00AD1FC8" w:rsidRDefault="00AD1FC8" w:rsidP="00A16864">
            <w:pPr>
              <w:pStyle w:val="Normal1"/>
              <w:rPr>
                <w:highlight w:val="cyan"/>
                <w:rPrChange w:id="7" w:author="Martin Chico, M." w:date="2025-12-12T08:48:00Z" w16du:dateUtc="2025-12-12T07:48:00Z">
                  <w:rPr/>
                </w:rPrChange>
              </w:rPr>
            </w:pPr>
            <w:ins w:id="8" w:author="Martin Chico, M." w:date="2025-12-12T08:47:00Z" w16du:dateUtc="2025-12-12T07:47:00Z">
              <w:r w:rsidRPr="00AD1FC8">
                <w:rPr>
                  <w:highlight w:val="cyan"/>
                  <w:rPrChange w:id="9" w:author="Martin Chico, M." w:date="2025-12-12T08:48:00Z" w16du:dateUtc="2025-12-12T07:48:00Z">
                    <w:rPr/>
                  </w:rPrChange>
                </w:rPr>
                <w:t>12/12/2025</w:t>
              </w:r>
            </w:ins>
          </w:p>
        </w:tc>
        <w:tc>
          <w:tcPr>
            <w:tcW w:w="3119" w:type="dxa"/>
            <w:tcBorders>
              <w:top w:val="single" w:sz="4" w:space="0" w:color="auto"/>
              <w:left w:val="single" w:sz="4" w:space="0" w:color="auto"/>
              <w:bottom w:val="single" w:sz="4" w:space="0" w:color="auto"/>
              <w:right w:val="single" w:sz="4" w:space="0" w:color="auto"/>
            </w:tcBorders>
            <w:vAlign w:val="center"/>
          </w:tcPr>
          <w:p w14:paraId="4EE48F22" w14:textId="6A774390" w:rsidR="00A16864" w:rsidRPr="00AD1FC8" w:rsidRDefault="00AD1FC8" w:rsidP="00A16864">
            <w:pPr>
              <w:pStyle w:val="Normal1"/>
              <w:rPr>
                <w:highlight w:val="cyan"/>
                <w:rPrChange w:id="10" w:author="Martin Chico, M." w:date="2025-12-12T08:48:00Z" w16du:dateUtc="2025-12-12T07:48:00Z">
                  <w:rPr/>
                </w:rPrChange>
              </w:rPr>
            </w:pPr>
            <w:ins w:id="11" w:author="Martin Chico, M." w:date="2025-12-12T08:47:00Z" w16du:dateUtc="2025-12-12T07:47:00Z">
              <w:r w:rsidRPr="00AD1FC8">
                <w:rPr>
                  <w:highlight w:val="cyan"/>
                  <w:rPrChange w:id="12" w:author="Martin Chico, M." w:date="2025-12-12T08:48:00Z" w16du:dateUtc="2025-12-12T07:48:00Z">
                    <w:rPr/>
                  </w:rPrChange>
                </w:rPr>
                <w:t>Actualización tras revisión del DF</w:t>
              </w:r>
            </w:ins>
          </w:p>
        </w:tc>
        <w:tc>
          <w:tcPr>
            <w:tcW w:w="3544" w:type="dxa"/>
            <w:tcBorders>
              <w:top w:val="single" w:sz="4" w:space="0" w:color="auto"/>
              <w:left w:val="single" w:sz="4" w:space="0" w:color="auto"/>
              <w:bottom w:val="single" w:sz="4" w:space="0" w:color="auto"/>
              <w:right w:val="single" w:sz="4" w:space="0" w:color="auto"/>
            </w:tcBorders>
            <w:vAlign w:val="center"/>
          </w:tcPr>
          <w:p w14:paraId="3153DAB4" w14:textId="76F98FF4" w:rsidR="00A16864" w:rsidRPr="00A16864" w:rsidRDefault="00AD1FC8">
            <w:pPr>
              <w:pStyle w:val="Normal1"/>
              <w:spacing w:line="276" w:lineRule="auto"/>
              <w:pPrChange w:id="13" w:author="Martin Chico, M." w:date="2025-12-12T08:48:00Z" w16du:dateUtc="2025-12-12T07:48:00Z">
                <w:pPr>
                  <w:pStyle w:val="Normal1"/>
                </w:pPr>
              </w:pPrChange>
            </w:pPr>
            <w:ins w:id="14" w:author="Martin Chico, M." w:date="2025-12-12T08:48:00Z" w16du:dateUtc="2025-12-12T07:48:00Z">
              <w:r w:rsidRPr="00AD1FC8">
                <w:rPr>
                  <w:highlight w:val="cyan"/>
                  <w:rPrChange w:id="15" w:author="Martin Chico, M." w:date="2025-12-12T08:48:00Z" w16du:dateUtc="2025-12-12T07:48:00Z">
                    <w:rPr>
                      <w:highlight w:val="yellow"/>
                    </w:rPr>
                  </w:rPrChange>
                </w:rPr>
                <w:t>Accenture</w:t>
              </w:r>
            </w:ins>
          </w:p>
        </w:tc>
      </w:tr>
      <w:tr w:rsidR="00A16864" w:rsidRPr="00A16864" w14:paraId="79A4749B" w14:textId="77777777">
        <w:trPr>
          <w:trHeight w:val="286"/>
        </w:trPr>
        <w:tc>
          <w:tcPr>
            <w:tcW w:w="985" w:type="dxa"/>
            <w:tcBorders>
              <w:top w:val="single" w:sz="4" w:space="0" w:color="auto"/>
              <w:left w:val="single" w:sz="4" w:space="0" w:color="auto"/>
              <w:bottom w:val="single" w:sz="4" w:space="0" w:color="auto"/>
              <w:right w:val="single" w:sz="4" w:space="0" w:color="auto"/>
            </w:tcBorders>
            <w:vAlign w:val="center"/>
          </w:tcPr>
          <w:p w14:paraId="26F5C4A8" w14:textId="4D5F3026" w:rsidR="00A16864" w:rsidRPr="00906B72" w:rsidRDefault="00906B72" w:rsidP="00A16864">
            <w:pPr>
              <w:pStyle w:val="Normal1"/>
              <w:rPr>
                <w:highlight w:val="green"/>
                <w:rPrChange w:id="16" w:author="Martin Chico, M." w:date="2025-12-22T08:03:00Z" w16du:dateUtc="2025-12-22T07:03:00Z">
                  <w:rPr/>
                </w:rPrChange>
              </w:rPr>
            </w:pPr>
            <w:ins w:id="17" w:author="Martin Chico, M." w:date="2025-12-22T08:02:00Z" w16du:dateUtc="2025-12-22T07:02:00Z">
              <w:r w:rsidRPr="00906B72">
                <w:rPr>
                  <w:highlight w:val="green"/>
                  <w:rPrChange w:id="18" w:author="Martin Chico, M." w:date="2025-12-22T08:03:00Z" w16du:dateUtc="2025-12-22T07:03:00Z">
                    <w:rPr/>
                  </w:rPrChange>
                </w:rPr>
                <w:t>8.0</w:t>
              </w:r>
            </w:ins>
          </w:p>
        </w:tc>
        <w:tc>
          <w:tcPr>
            <w:tcW w:w="1768" w:type="dxa"/>
            <w:tcBorders>
              <w:top w:val="single" w:sz="4" w:space="0" w:color="auto"/>
              <w:left w:val="single" w:sz="4" w:space="0" w:color="auto"/>
              <w:bottom w:val="single" w:sz="4" w:space="0" w:color="auto"/>
              <w:right w:val="single" w:sz="4" w:space="0" w:color="auto"/>
            </w:tcBorders>
            <w:vAlign w:val="center"/>
          </w:tcPr>
          <w:p w14:paraId="3D86213F" w14:textId="7820B087" w:rsidR="00A16864" w:rsidRPr="00906B72" w:rsidRDefault="00906B72" w:rsidP="00A16864">
            <w:pPr>
              <w:pStyle w:val="Normal1"/>
              <w:rPr>
                <w:highlight w:val="green"/>
                <w:rPrChange w:id="19" w:author="Martin Chico, M." w:date="2025-12-22T08:03:00Z" w16du:dateUtc="2025-12-22T07:03:00Z">
                  <w:rPr/>
                </w:rPrChange>
              </w:rPr>
            </w:pPr>
            <w:ins w:id="20" w:author="Martin Chico, M." w:date="2025-12-22T08:03:00Z" w16du:dateUtc="2025-12-22T07:03:00Z">
              <w:r w:rsidRPr="00906B72">
                <w:rPr>
                  <w:highlight w:val="green"/>
                  <w:rPrChange w:id="21" w:author="Martin Chico, M." w:date="2025-12-22T08:03:00Z" w16du:dateUtc="2025-12-22T07:03:00Z">
                    <w:rPr/>
                  </w:rPrChange>
                </w:rPr>
                <w:t>22/12/2025</w:t>
              </w:r>
            </w:ins>
          </w:p>
        </w:tc>
        <w:tc>
          <w:tcPr>
            <w:tcW w:w="3119" w:type="dxa"/>
            <w:tcBorders>
              <w:top w:val="single" w:sz="4" w:space="0" w:color="auto"/>
              <w:left w:val="single" w:sz="4" w:space="0" w:color="auto"/>
              <w:bottom w:val="single" w:sz="4" w:space="0" w:color="auto"/>
              <w:right w:val="single" w:sz="4" w:space="0" w:color="auto"/>
            </w:tcBorders>
            <w:vAlign w:val="center"/>
          </w:tcPr>
          <w:p w14:paraId="5DB63AE9" w14:textId="787CAA0E" w:rsidR="00A16864" w:rsidRPr="00906B72" w:rsidRDefault="00906B72">
            <w:pPr>
              <w:pStyle w:val="Normal1"/>
              <w:spacing w:line="276" w:lineRule="auto"/>
              <w:rPr>
                <w:highlight w:val="green"/>
                <w:rPrChange w:id="22" w:author="Martin Chico, M." w:date="2025-12-22T08:03:00Z" w16du:dateUtc="2025-12-22T07:03:00Z">
                  <w:rPr/>
                </w:rPrChange>
              </w:rPr>
              <w:pPrChange w:id="23" w:author="Martin Chico, M." w:date="2025-12-22T08:03:00Z" w16du:dateUtc="2025-12-22T07:03:00Z">
                <w:pPr>
                  <w:pStyle w:val="Normal1"/>
                </w:pPr>
              </w:pPrChange>
            </w:pPr>
            <w:ins w:id="24" w:author="Martin Chico, M." w:date="2025-12-22T08:03:00Z" w16du:dateUtc="2025-12-22T07:03:00Z">
              <w:r w:rsidRPr="00906B72">
                <w:rPr>
                  <w:highlight w:val="green"/>
                  <w:rPrChange w:id="25" w:author="Martin Chico, M." w:date="2025-12-22T08:03:00Z" w16du:dateUtc="2025-12-22T07:03:00Z">
                    <w:rPr>
                      <w:highlight w:val="cyan"/>
                    </w:rPr>
                  </w:rPrChange>
                </w:rPr>
                <w:t>Actualización tras revisión del DF</w:t>
              </w:r>
            </w:ins>
          </w:p>
        </w:tc>
        <w:tc>
          <w:tcPr>
            <w:tcW w:w="3544" w:type="dxa"/>
            <w:tcBorders>
              <w:top w:val="single" w:sz="4" w:space="0" w:color="auto"/>
              <w:left w:val="single" w:sz="4" w:space="0" w:color="auto"/>
              <w:bottom w:val="single" w:sz="4" w:space="0" w:color="auto"/>
              <w:right w:val="single" w:sz="4" w:space="0" w:color="auto"/>
            </w:tcBorders>
            <w:vAlign w:val="center"/>
          </w:tcPr>
          <w:p w14:paraId="32FEF25C" w14:textId="13E9610B" w:rsidR="00A16864" w:rsidRPr="00A16864" w:rsidRDefault="00906B72">
            <w:pPr>
              <w:pStyle w:val="Normal1"/>
              <w:spacing w:line="276" w:lineRule="auto"/>
              <w:pPrChange w:id="26" w:author="Martin Chico, M." w:date="2025-12-22T08:03:00Z" w16du:dateUtc="2025-12-22T07:03:00Z">
                <w:pPr>
                  <w:pStyle w:val="Normal1"/>
                </w:pPr>
              </w:pPrChange>
            </w:pPr>
            <w:ins w:id="27" w:author="Martin Chico, M." w:date="2025-12-22T08:03:00Z" w16du:dateUtc="2025-12-22T07:03:00Z">
              <w:r w:rsidRPr="00906B72">
                <w:rPr>
                  <w:highlight w:val="green"/>
                  <w:rPrChange w:id="28" w:author="Martin Chico, M." w:date="2025-12-22T08:03:00Z" w16du:dateUtc="2025-12-22T07:03:00Z">
                    <w:rPr>
                      <w:highlight w:val="cyan"/>
                    </w:rPr>
                  </w:rPrChange>
                </w:rPr>
                <w:t>Accenture</w:t>
              </w:r>
            </w:ins>
          </w:p>
        </w:tc>
      </w:tr>
      <w:tr w:rsidR="00A16864" w:rsidRPr="00A16864" w14:paraId="50DA4404" w14:textId="77777777">
        <w:trPr>
          <w:trHeight w:val="286"/>
        </w:trPr>
        <w:tc>
          <w:tcPr>
            <w:tcW w:w="985" w:type="dxa"/>
            <w:tcBorders>
              <w:top w:val="single" w:sz="4" w:space="0" w:color="auto"/>
              <w:left w:val="single" w:sz="4" w:space="0" w:color="auto"/>
              <w:bottom w:val="single" w:sz="4" w:space="0" w:color="auto"/>
              <w:right w:val="single" w:sz="4" w:space="0" w:color="auto"/>
            </w:tcBorders>
            <w:vAlign w:val="center"/>
          </w:tcPr>
          <w:p w14:paraId="351A5F90" w14:textId="77777777" w:rsidR="00A16864" w:rsidRPr="00A16864" w:rsidRDefault="00A16864" w:rsidP="00A16864">
            <w:pPr>
              <w:pStyle w:val="Normal1"/>
            </w:pPr>
          </w:p>
        </w:tc>
        <w:tc>
          <w:tcPr>
            <w:tcW w:w="1768" w:type="dxa"/>
            <w:tcBorders>
              <w:top w:val="single" w:sz="4" w:space="0" w:color="auto"/>
              <w:left w:val="single" w:sz="4" w:space="0" w:color="auto"/>
              <w:bottom w:val="single" w:sz="4" w:space="0" w:color="auto"/>
              <w:right w:val="single" w:sz="4" w:space="0" w:color="auto"/>
            </w:tcBorders>
            <w:vAlign w:val="center"/>
          </w:tcPr>
          <w:p w14:paraId="4FD0D787" w14:textId="77777777" w:rsidR="00A16864" w:rsidRPr="00A16864" w:rsidRDefault="00A16864" w:rsidP="00A16864">
            <w:pPr>
              <w:pStyle w:val="Normal1"/>
            </w:pPr>
          </w:p>
        </w:tc>
        <w:tc>
          <w:tcPr>
            <w:tcW w:w="3119" w:type="dxa"/>
            <w:tcBorders>
              <w:top w:val="single" w:sz="4" w:space="0" w:color="auto"/>
              <w:left w:val="single" w:sz="4" w:space="0" w:color="auto"/>
              <w:bottom w:val="single" w:sz="4" w:space="0" w:color="auto"/>
              <w:right w:val="single" w:sz="4" w:space="0" w:color="auto"/>
            </w:tcBorders>
            <w:vAlign w:val="center"/>
          </w:tcPr>
          <w:p w14:paraId="19E92312" w14:textId="77777777" w:rsidR="00A16864" w:rsidRPr="00A16864" w:rsidRDefault="00A16864" w:rsidP="00A16864">
            <w:pPr>
              <w:pStyle w:val="Normal1"/>
            </w:pPr>
          </w:p>
        </w:tc>
        <w:tc>
          <w:tcPr>
            <w:tcW w:w="3544" w:type="dxa"/>
            <w:tcBorders>
              <w:top w:val="single" w:sz="4" w:space="0" w:color="auto"/>
              <w:left w:val="single" w:sz="4" w:space="0" w:color="auto"/>
              <w:bottom w:val="single" w:sz="4" w:space="0" w:color="auto"/>
              <w:right w:val="single" w:sz="4" w:space="0" w:color="auto"/>
            </w:tcBorders>
            <w:vAlign w:val="center"/>
          </w:tcPr>
          <w:p w14:paraId="1FF338E4" w14:textId="77777777" w:rsidR="00A16864" w:rsidRPr="00A16864" w:rsidRDefault="00A16864" w:rsidP="00A16864">
            <w:pPr>
              <w:pStyle w:val="Normal1"/>
            </w:pPr>
          </w:p>
        </w:tc>
      </w:tr>
    </w:tbl>
    <w:p w14:paraId="60702857" w14:textId="77777777" w:rsidR="00A16864" w:rsidRPr="00A16864" w:rsidRDefault="00A16864" w:rsidP="00A16864">
      <w:pPr>
        <w:pStyle w:val="Normal1"/>
      </w:pPr>
    </w:p>
    <w:p w14:paraId="49C8781B" w14:textId="77777777" w:rsidR="00A16864" w:rsidRPr="00A16864" w:rsidRDefault="00A16864" w:rsidP="00A16864">
      <w:pPr>
        <w:pStyle w:val="Normal1"/>
      </w:pPr>
    </w:p>
    <w:p w14:paraId="2AB4903B" w14:textId="77777777" w:rsidR="00A16864" w:rsidRPr="00A16864" w:rsidRDefault="00A16864" w:rsidP="00A16864">
      <w:pPr>
        <w:pStyle w:val="Normal1"/>
        <w:rPr>
          <w:b/>
          <w:i/>
        </w:rPr>
      </w:pPr>
    </w:p>
    <w:tbl>
      <w:tblPr>
        <w:tblW w:w="9930" w:type="dxa"/>
        <w:tblInd w:w="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84"/>
        <w:gridCol w:w="2433"/>
        <w:gridCol w:w="6513"/>
      </w:tblGrid>
      <w:tr w:rsidR="00A16864" w:rsidRPr="00A16864" w14:paraId="1FD030AE" w14:textId="77777777">
        <w:trPr>
          <w:trHeight w:val="286"/>
        </w:trPr>
        <w:tc>
          <w:tcPr>
            <w:tcW w:w="985"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6C0DFAE7" w14:textId="77777777" w:rsidR="00A16864" w:rsidRPr="00A16864" w:rsidRDefault="00A16864" w:rsidP="00A16864">
            <w:pPr>
              <w:pStyle w:val="Normal1"/>
              <w:rPr>
                <w:b/>
              </w:rPr>
            </w:pPr>
            <w:r w:rsidRPr="00A16864">
              <w:rPr>
                <w:b/>
              </w:rPr>
              <w:t>Versión</w:t>
            </w:r>
          </w:p>
        </w:tc>
        <w:tc>
          <w:tcPr>
            <w:tcW w:w="2434"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6F5F5717" w14:textId="77777777" w:rsidR="00A16864" w:rsidRPr="00A16864" w:rsidRDefault="00A16864" w:rsidP="00A16864">
            <w:pPr>
              <w:pStyle w:val="Normal1"/>
              <w:rPr>
                <w:b/>
              </w:rPr>
            </w:pPr>
            <w:r w:rsidRPr="00A16864">
              <w:rPr>
                <w:b/>
              </w:rPr>
              <w:t>Fecha</w:t>
            </w:r>
          </w:p>
        </w:tc>
        <w:tc>
          <w:tcPr>
            <w:tcW w:w="6517"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379D1234" w14:textId="77777777" w:rsidR="00A16864" w:rsidRPr="00A16864" w:rsidRDefault="00A16864" w:rsidP="00A16864">
            <w:pPr>
              <w:pStyle w:val="Normal1"/>
              <w:rPr>
                <w:b/>
              </w:rPr>
            </w:pPr>
            <w:r w:rsidRPr="00A16864">
              <w:rPr>
                <w:b/>
              </w:rPr>
              <w:t>Recibido de</w:t>
            </w:r>
          </w:p>
        </w:tc>
      </w:tr>
      <w:tr w:rsidR="00A16864" w:rsidRPr="00A16864" w14:paraId="454D91F6" w14:textId="77777777">
        <w:trPr>
          <w:trHeight w:val="300"/>
        </w:trPr>
        <w:tc>
          <w:tcPr>
            <w:tcW w:w="985" w:type="dxa"/>
            <w:tcBorders>
              <w:top w:val="single" w:sz="4" w:space="0" w:color="auto"/>
              <w:left w:val="single" w:sz="4" w:space="0" w:color="auto"/>
              <w:bottom w:val="single" w:sz="4" w:space="0" w:color="auto"/>
              <w:right w:val="single" w:sz="4" w:space="0" w:color="auto"/>
            </w:tcBorders>
            <w:vAlign w:val="center"/>
          </w:tcPr>
          <w:p w14:paraId="10E84A3F" w14:textId="77777777" w:rsidR="00A16864" w:rsidRPr="00A16864" w:rsidRDefault="00A16864" w:rsidP="00A16864">
            <w:pPr>
              <w:pStyle w:val="Normal1"/>
            </w:pPr>
          </w:p>
        </w:tc>
        <w:tc>
          <w:tcPr>
            <w:tcW w:w="2434" w:type="dxa"/>
            <w:tcBorders>
              <w:top w:val="single" w:sz="4" w:space="0" w:color="auto"/>
              <w:left w:val="single" w:sz="4" w:space="0" w:color="auto"/>
              <w:bottom w:val="single" w:sz="4" w:space="0" w:color="auto"/>
              <w:right w:val="single" w:sz="4" w:space="0" w:color="auto"/>
            </w:tcBorders>
            <w:vAlign w:val="center"/>
          </w:tcPr>
          <w:p w14:paraId="3A750DDB" w14:textId="77777777" w:rsidR="00A16864" w:rsidRPr="00A16864" w:rsidRDefault="00A16864" w:rsidP="00A16864">
            <w:pPr>
              <w:pStyle w:val="Normal1"/>
            </w:pPr>
          </w:p>
        </w:tc>
        <w:tc>
          <w:tcPr>
            <w:tcW w:w="6517" w:type="dxa"/>
            <w:tcBorders>
              <w:top w:val="single" w:sz="4" w:space="0" w:color="auto"/>
              <w:left w:val="single" w:sz="4" w:space="0" w:color="auto"/>
              <w:bottom w:val="single" w:sz="4" w:space="0" w:color="auto"/>
              <w:right w:val="single" w:sz="4" w:space="0" w:color="auto"/>
            </w:tcBorders>
            <w:vAlign w:val="center"/>
          </w:tcPr>
          <w:p w14:paraId="37A16286" w14:textId="77777777" w:rsidR="00A16864" w:rsidRPr="00A16864" w:rsidRDefault="00A16864" w:rsidP="00A16864">
            <w:pPr>
              <w:pStyle w:val="Normal1"/>
            </w:pPr>
          </w:p>
        </w:tc>
      </w:tr>
      <w:tr w:rsidR="00A16864" w:rsidRPr="00A16864" w14:paraId="74D846C5" w14:textId="77777777">
        <w:trPr>
          <w:trHeight w:val="300"/>
        </w:trPr>
        <w:tc>
          <w:tcPr>
            <w:tcW w:w="985" w:type="dxa"/>
            <w:tcBorders>
              <w:top w:val="single" w:sz="4" w:space="0" w:color="auto"/>
              <w:left w:val="single" w:sz="4" w:space="0" w:color="auto"/>
              <w:bottom w:val="single" w:sz="4" w:space="0" w:color="auto"/>
              <w:right w:val="single" w:sz="4" w:space="0" w:color="auto"/>
            </w:tcBorders>
            <w:vAlign w:val="center"/>
          </w:tcPr>
          <w:p w14:paraId="4BE557B1" w14:textId="77777777" w:rsidR="00A16864" w:rsidRPr="00A16864" w:rsidRDefault="00A16864" w:rsidP="00A16864">
            <w:pPr>
              <w:pStyle w:val="Normal1"/>
            </w:pPr>
          </w:p>
        </w:tc>
        <w:tc>
          <w:tcPr>
            <w:tcW w:w="2434" w:type="dxa"/>
            <w:tcBorders>
              <w:top w:val="single" w:sz="4" w:space="0" w:color="auto"/>
              <w:left w:val="single" w:sz="4" w:space="0" w:color="auto"/>
              <w:bottom w:val="single" w:sz="4" w:space="0" w:color="auto"/>
              <w:right w:val="single" w:sz="4" w:space="0" w:color="auto"/>
            </w:tcBorders>
            <w:vAlign w:val="center"/>
          </w:tcPr>
          <w:p w14:paraId="38620C86" w14:textId="77777777" w:rsidR="00A16864" w:rsidRPr="00A16864" w:rsidRDefault="00A16864" w:rsidP="00A16864">
            <w:pPr>
              <w:pStyle w:val="Normal1"/>
            </w:pPr>
          </w:p>
        </w:tc>
        <w:tc>
          <w:tcPr>
            <w:tcW w:w="6517" w:type="dxa"/>
            <w:tcBorders>
              <w:top w:val="single" w:sz="4" w:space="0" w:color="auto"/>
              <w:left w:val="single" w:sz="4" w:space="0" w:color="auto"/>
              <w:bottom w:val="single" w:sz="4" w:space="0" w:color="auto"/>
              <w:right w:val="single" w:sz="4" w:space="0" w:color="auto"/>
            </w:tcBorders>
            <w:vAlign w:val="center"/>
          </w:tcPr>
          <w:p w14:paraId="248747C0" w14:textId="77777777" w:rsidR="00A16864" w:rsidRPr="00A16864" w:rsidRDefault="00A16864" w:rsidP="00A16864">
            <w:pPr>
              <w:pStyle w:val="Normal1"/>
            </w:pPr>
          </w:p>
        </w:tc>
      </w:tr>
    </w:tbl>
    <w:p w14:paraId="281FF259" w14:textId="77777777" w:rsidR="00A16864" w:rsidRPr="00A16864" w:rsidRDefault="00A16864" w:rsidP="00A16864">
      <w:pPr>
        <w:pStyle w:val="Normal1"/>
      </w:pPr>
      <w:r w:rsidRPr="00A16864">
        <w:br w:type="page"/>
      </w:r>
    </w:p>
    <w:p w14:paraId="6CA100B1" w14:textId="77777777" w:rsidR="00A16864" w:rsidRPr="00A16864" w:rsidRDefault="00A16864" w:rsidP="00A16864">
      <w:pPr>
        <w:pStyle w:val="Normal1"/>
      </w:pPr>
      <w:r w:rsidRPr="00A16864">
        <w:rPr>
          <w:b/>
        </w:rPr>
        <w:t>Índice</w:t>
      </w:r>
    </w:p>
    <w:p w14:paraId="4A83B8F9" w14:textId="620A5050" w:rsidR="00436EBA" w:rsidRDefault="00A16864">
      <w:pPr>
        <w:pStyle w:val="TOC1"/>
        <w:tabs>
          <w:tab w:val="left" w:pos="400"/>
          <w:tab w:val="right" w:leader="dot" w:pos="10055"/>
        </w:tabs>
        <w:rPr>
          <w:rFonts w:asciiTheme="minorHAnsi" w:eastAsiaTheme="minorEastAsia" w:hAnsiTheme="minorHAnsi" w:cstheme="minorBidi"/>
          <w:b w:val="0"/>
          <w:bCs w:val="0"/>
          <w:caps w:val="0"/>
          <w:noProof/>
          <w:kern w:val="2"/>
          <w:sz w:val="24"/>
          <w:szCs w:val="24"/>
          <w14:ligatures w14:val="standardContextual"/>
        </w:rPr>
      </w:pPr>
      <w:r w:rsidRPr="00A16864">
        <w:rPr>
          <w:noProof/>
        </w:rPr>
        <w:fldChar w:fldCharType="begin"/>
      </w:r>
      <w:r w:rsidRPr="00A16864">
        <w:rPr>
          <w:noProof/>
        </w:rPr>
        <w:instrText xml:space="preserve"> TOC \o "1-3" \f \u \t "Título 4;4" </w:instrText>
      </w:r>
      <w:r w:rsidRPr="00A16864">
        <w:rPr>
          <w:noProof/>
        </w:rPr>
        <w:fldChar w:fldCharType="separate"/>
      </w:r>
      <w:r w:rsidR="00436EBA" w:rsidRPr="00DE476C">
        <w:rPr>
          <w:noProof/>
        </w:rPr>
        <w:t>1</w:t>
      </w:r>
      <w:r w:rsidR="00436EBA">
        <w:rPr>
          <w:rFonts w:asciiTheme="minorHAnsi" w:eastAsiaTheme="minorEastAsia" w:hAnsiTheme="minorHAnsi" w:cstheme="minorBidi"/>
          <w:b w:val="0"/>
          <w:bCs w:val="0"/>
          <w:caps w:val="0"/>
          <w:noProof/>
          <w:kern w:val="2"/>
          <w:sz w:val="24"/>
          <w:szCs w:val="24"/>
          <w14:ligatures w14:val="standardContextual"/>
        </w:rPr>
        <w:tab/>
      </w:r>
      <w:r w:rsidR="00436EBA" w:rsidRPr="00DE476C">
        <w:rPr>
          <w:noProof/>
        </w:rPr>
        <w:t>INTRODUCCIÓN</w:t>
      </w:r>
      <w:r w:rsidR="00436EBA">
        <w:rPr>
          <w:noProof/>
        </w:rPr>
        <w:tab/>
      </w:r>
      <w:r w:rsidR="00436EBA">
        <w:rPr>
          <w:noProof/>
        </w:rPr>
        <w:fldChar w:fldCharType="begin"/>
      </w:r>
      <w:r w:rsidR="00436EBA">
        <w:rPr>
          <w:noProof/>
        </w:rPr>
        <w:instrText xml:space="preserve"> PAGEREF _Toc215568688 \h </w:instrText>
      </w:r>
      <w:r w:rsidR="00436EBA">
        <w:rPr>
          <w:noProof/>
        </w:rPr>
      </w:r>
      <w:r w:rsidR="00436EBA">
        <w:rPr>
          <w:noProof/>
        </w:rPr>
        <w:fldChar w:fldCharType="separate"/>
      </w:r>
      <w:r w:rsidR="00D54F7F">
        <w:rPr>
          <w:noProof/>
        </w:rPr>
        <w:t>3</w:t>
      </w:r>
      <w:r w:rsidR="00436EBA">
        <w:rPr>
          <w:noProof/>
        </w:rPr>
        <w:fldChar w:fldCharType="end"/>
      </w:r>
    </w:p>
    <w:p w14:paraId="3A5BF64F" w14:textId="6A419C2A" w:rsidR="00436EBA" w:rsidRDefault="00436EBA">
      <w:pPr>
        <w:pStyle w:val="TOC2"/>
        <w:tabs>
          <w:tab w:val="left" w:pos="800"/>
          <w:tab w:val="right" w:leader="dot" w:pos="10055"/>
        </w:tabs>
        <w:rPr>
          <w:rFonts w:asciiTheme="minorHAnsi" w:eastAsiaTheme="minorEastAsia" w:hAnsiTheme="minorHAnsi" w:cstheme="minorBidi"/>
          <w:smallCaps w:val="0"/>
          <w:noProof/>
          <w:kern w:val="2"/>
          <w:sz w:val="24"/>
          <w:szCs w:val="24"/>
          <w14:ligatures w14:val="standardContextual"/>
        </w:rPr>
      </w:pPr>
      <w:r w:rsidRPr="00DE476C">
        <w:rPr>
          <w:rFonts w:ascii="Arial" w:hAnsi="Arial"/>
          <w:noProof/>
          <w:snapToGrid w:val="0"/>
          <w:color w:val="000000"/>
          <w:lang w:eastAsia="es-ES"/>
        </w:rPr>
        <w:t>1.1</w:t>
      </w:r>
      <w:r>
        <w:rPr>
          <w:rFonts w:asciiTheme="minorHAnsi" w:eastAsiaTheme="minorEastAsia" w:hAnsiTheme="minorHAnsi" w:cstheme="minorBidi"/>
          <w:smallCaps w:val="0"/>
          <w:noProof/>
          <w:kern w:val="2"/>
          <w:sz w:val="24"/>
          <w:szCs w:val="24"/>
          <w14:ligatures w14:val="standardContextual"/>
        </w:rPr>
        <w:tab/>
      </w:r>
      <w:r w:rsidRPr="00DE476C">
        <w:rPr>
          <w:noProof/>
        </w:rPr>
        <w:t>Documentación</w:t>
      </w:r>
      <w:r w:rsidRPr="00DE476C">
        <w:rPr>
          <w:rFonts w:ascii="Arial" w:hAnsi="Arial"/>
          <w:noProof/>
          <w:snapToGrid w:val="0"/>
          <w:color w:val="000000"/>
          <w:lang w:eastAsia="es-ES"/>
        </w:rPr>
        <w:t xml:space="preserve"> </w:t>
      </w:r>
      <w:r w:rsidRPr="00DE476C">
        <w:rPr>
          <w:noProof/>
        </w:rPr>
        <w:t>Recibida</w:t>
      </w:r>
      <w:r w:rsidRPr="00DE476C">
        <w:rPr>
          <w:rFonts w:ascii="Arial" w:hAnsi="Arial"/>
          <w:noProof/>
          <w:snapToGrid w:val="0"/>
          <w:color w:val="000000"/>
          <w:lang w:eastAsia="es-ES"/>
        </w:rPr>
        <w:t>:</w:t>
      </w:r>
      <w:r>
        <w:rPr>
          <w:noProof/>
        </w:rPr>
        <w:tab/>
      </w:r>
      <w:r>
        <w:rPr>
          <w:noProof/>
        </w:rPr>
        <w:fldChar w:fldCharType="begin"/>
      </w:r>
      <w:r>
        <w:rPr>
          <w:noProof/>
        </w:rPr>
        <w:instrText xml:space="preserve"> PAGEREF _Toc215568689 \h </w:instrText>
      </w:r>
      <w:r>
        <w:rPr>
          <w:noProof/>
        </w:rPr>
      </w:r>
      <w:r>
        <w:rPr>
          <w:noProof/>
        </w:rPr>
        <w:fldChar w:fldCharType="separate"/>
      </w:r>
      <w:r w:rsidR="00D54F7F">
        <w:rPr>
          <w:noProof/>
        </w:rPr>
        <w:t>3</w:t>
      </w:r>
      <w:r>
        <w:rPr>
          <w:noProof/>
        </w:rPr>
        <w:fldChar w:fldCharType="end"/>
      </w:r>
    </w:p>
    <w:p w14:paraId="750503F8" w14:textId="0ED5A858" w:rsidR="00436EBA" w:rsidRDefault="00436EBA">
      <w:pPr>
        <w:pStyle w:val="TOC2"/>
        <w:tabs>
          <w:tab w:val="left" w:pos="800"/>
          <w:tab w:val="right" w:leader="dot" w:pos="10055"/>
        </w:tabs>
        <w:rPr>
          <w:rFonts w:asciiTheme="minorHAnsi" w:eastAsiaTheme="minorEastAsia" w:hAnsiTheme="minorHAnsi" w:cstheme="minorBidi"/>
          <w:smallCaps w:val="0"/>
          <w:noProof/>
          <w:kern w:val="2"/>
          <w:sz w:val="24"/>
          <w:szCs w:val="24"/>
          <w14:ligatures w14:val="standardContextual"/>
        </w:rPr>
      </w:pPr>
      <w:r w:rsidRPr="00DE476C">
        <w:rPr>
          <w:rFonts w:ascii="Arial" w:hAnsi="Arial"/>
          <w:noProof/>
          <w:snapToGrid w:val="0"/>
          <w:color w:val="000000"/>
          <w:lang w:eastAsia="es-ES"/>
        </w:rPr>
        <w:t>1.2</w:t>
      </w:r>
      <w:r>
        <w:rPr>
          <w:rFonts w:asciiTheme="minorHAnsi" w:eastAsiaTheme="minorEastAsia" w:hAnsiTheme="minorHAnsi" w:cstheme="minorBidi"/>
          <w:smallCaps w:val="0"/>
          <w:noProof/>
          <w:kern w:val="2"/>
          <w:sz w:val="24"/>
          <w:szCs w:val="24"/>
          <w14:ligatures w14:val="standardContextual"/>
        </w:rPr>
        <w:tab/>
      </w:r>
      <w:r w:rsidRPr="00DE476C">
        <w:rPr>
          <w:noProof/>
        </w:rPr>
        <w:t>Abreviaturas</w:t>
      </w:r>
      <w:r w:rsidRPr="00DE476C">
        <w:rPr>
          <w:rFonts w:ascii="Arial" w:hAnsi="Arial"/>
          <w:noProof/>
          <w:snapToGrid w:val="0"/>
          <w:color w:val="000000"/>
          <w:lang w:eastAsia="es-ES"/>
        </w:rPr>
        <w:t xml:space="preserve"> y Términos del Documento.</w:t>
      </w:r>
      <w:r>
        <w:rPr>
          <w:noProof/>
        </w:rPr>
        <w:tab/>
      </w:r>
      <w:r>
        <w:rPr>
          <w:noProof/>
        </w:rPr>
        <w:fldChar w:fldCharType="begin"/>
      </w:r>
      <w:r>
        <w:rPr>
          <w:noProof/>
        </w:rPr>
        <w:instrText xml:space="preserve"> PAGEREF _Toc215568690 \h </w:instrText>
      </w:r>
      <w:r>
        <w:rPr>
          <w:noProof/>
        </w:rPr>
      </w:r>
      <w:r>
        <w:rPr>
          <w:noProof/>
        </w:rPr>
        <w:fldChar w:fldCharType="separate"/>
      </w:r>
      <w:r w:rsidR="00D54F7F">
        <w:rPr>
          <w:noProof/>
        </w:rPr>
        <w:t>3</w:t>
      </w:r>
      <w:r>
        <w:rPr>
          <w:noProof/>
        </w:rPr>
        <w:fldChar w:fldCharType="end"/>
      </w:r>
    </w:p>
    <w:p w14:paraId="5C76480A" w14:textId="09981CB5" w:rsidR="00436EBA" w:rsidRDefault="00436EBA">
      <w:pPr>
        <w:pStyle w:val="TOC2"/>
        <w:tabs>
          <w:tab w:val="left" w:pos="800"/>
          <w:tab w:val="right" w:leader="dot" w:pos="10055"/>
        </w:tabs>
        <w:rPr>
          <w:rFonts w:asciiTheme="minorHAnsi" w:eastAsiaTheme="minorEastAsia" w:hAnsiTheme="minorHAnsi" w:cstheme="minorBidi"/>
          <w:smallCaps w:val="0"/>
          <w:noProof/>
          <w:kern w:val="2"/>
          <w:sz w:val="24"/>
          <w:szCs w:val="24"/>
          <w14:ligatures w14:val="standardContextual"/>
        </w:rPr>
      </w:pPr>
      <w:r w:rsidRPr="00DE476C">
        <w:rPr>
          <w:rFonts w:ascii="Arial" w:hAnsi="Arial"/>
          <w:noProof/>
          <w:snapToGrid w:val="0"/>
          <w:color w:val="000000"/>
          <w:lang w:eastAsia="es-ES"/>
        </w:rPr>
        <w:t>1.3</w:t>
      </w:r>
      <w:r>
        <w:rPr>
          <w:rFonts w:asciiTheme="minorHAnsi" w:eastAsiaTheme="minorEastAsia" w:hAnsiTheme="minorHAnsi" w:cstheme="minorBidi"/>
          <w:smallCaps w:val="0"/>
          <w:noProof/>
          <w:kern w:val="2"/>
          <w:sz w:val="24"/>
          <w:szCs w:val="24"/>
          <w14:ligatures w14:val="standardContextual"/>
        </w:rPr>
        <w:tab/>
      </w:r>
      <w:r w:rsidRPr="00DE476C">
        <w:rPr>
          <w:noProof/>
        </w:rPr>
        <w:t>Legislación</w:t>
      </w:r>
      <w:r>
        <w:rPr>
          <w:noProof/>
        </w:rPr>
        <w:tab/>
      </w:r>
      <w:r>
        <w:rPr>
          <w:noProof/>
        </w:rPr>
        <w:fldChar w:fldCharType="begin"/>
      </w:r>
      <w:r>
        <w:rPr>
          <w:noProof/>
        </w:rPr>
        <w:instrText xml:space="preserve"> PAGEREF _Toc215568691 \h </w:instrText>
      </w:r>
      <w:r>
        <w:rPr>
          <w:noProof/>
        </w:rPr>
      </w:r>
      <w:r>
        <w:rPr>
          <w:noProof/>
        </w:rPr>
        <w:fldChar w:fldCharType="separate"/>
      </w:r>
      <w:r w:rsidR="00D54F7F">
        <w:rPr>
          <w:noProof/>
        </w:rPr>
        <w:t>3</w:t>
      </w:r>
      <w:r>
        <w:rPr>
          <w:noProof/>
        </w:rPr>
        <w:fldChar w:fldCharType="end"/>
      </w:r>
    </w:p>
    <w:p w14:paraId="40B686B8" w14:textId="18C025B7" w:rsidR="00436EBA" w:rsidRDefault="00436EBA">
      <w:pPr>
        <w:pStyle w:val="TOC2"/>
        <w:tabs>
          <w:tab w:val="left" w:pos="800"/>
          <w:tab w:val="right" w:leader="dot" w:pos="10055"/>
        </w:tabs>
        <w:rPr>
          <w:rFonts w:asciiTheme="minorHAnsi" w:eastAsiaTheme="minorEastAsia" w:hAnsiTheme="minorHAnsi" w:cstheme="minorBidi"/>
          <w:smallCaps w:val="0"/>
          <w:noProof/>
          <w:kern w:val="2"/>
          <w:sz w:val="24"/>
          <w:szCs w:val="24"/>
          <w14:ligatures w14:val="standardContextual"/>
        </w:rPr>
      </w:pPr>
      <w:r w:rsidRPr="00DE476C">
        <w:rPr>
          <w:rFonts w:ascii="Arial" w:hAnsi="Arial"/>
          <w:noProof/>
          <w:snapToGrid w:val="0"/>
          <w:color w:val="000000"/>
          <w:lang w:eastAsia="es-ES"/>
        </w:rPr>
        <w:t>1.4</w:t>
      </w:r>
      <w:r>
        <w:rPr>
          <w:rFonts w:asciiTheme="minorHAnsi" w:eastAsiaTheme="minorEastAsia" w:hAnsiTheme="minorHAnsi" w:cstheme="minorBidi"/>
          <w:smallCaps w:val="0"/>
          <w:noProof/>
          <w:kern w:val="2"/>
          <w:sz w:val="24"/>
          <w:szCs w:val="24"/>
          <w14:ligatures w14:val="standardContextual"/>
        </w:rPr>
        <w:tab/>
      </w:r>
      <w:r w:rsidRPr="00DE476C">
        <w:rPr>
          <w:noProof/>
        </w:rPr>
        <w:t>Estado</w:t>
      </w:r>
      <w:r w:rsidRPr="00DE476C">
        <w:rPr>
          <w:rFonts w:ascii="Arial" w:hAnsi="Arial"/>
          <w:noProof/>
          <w:snapToGrid w:val="0"/>
          <w:color w:val="000000"/>
          <w:lang w:eastAsia="es-ES"/>
        </w:rPr>
        <w:t xml:space="preserve"> Actual</w:t>
      </w:r>
      <w:r>
        <w:rPr>
          <w:noProof/>
        </w:rPr>
        <w:tab/>
      </w:r>
      <w:r>
        <w:rPr>
          <w:noProof/>
        </w:rPr>
        <w:fldChar w:fldCharType="begin"/>
      </w:r>
      <w:r>
        <w:rPr>
          <w:noProof/>
        </w:rPr>
        <w:instrText xml:space="preserve"> PAGEREF _Toc215568692 \h </w:instrText>
      </w:r>
      <w:r>
        <w:rPr>
          <w:noProof/>
        </w:rPr>
      </w:r>
      <w:r>
        <w:rPr>
          <w:noProof/>
        </w:rPr>
        <w:fldChar w:fldCharType="separate"/>
      </w:r>
      <w:r w:rsidR="00D54F7F">
        <w:rPr>
          <w:noProof/>
        </w:rPr>
        <w:t>3</w:t>
      </w:r>
      <w:r>
        <w:rPr>
          <w:noProof/>
        </w:rPr>
        <w:fldChar w:fldCharType="end"/>
      </w:r>
    </w:p>
    <w:p w14:paraId="355B0794" w14:textId="5408479B" w:rsidR="00436EBA" w:rsidRDefault="00436EBA">
      <w:pPr>
        <w:pStyle w:val="TOC1"/>
        <w:tabs>
          <w:tab w:val="left" w:pos="400"/>
          <w:tab w:val="right" w:leader="dot" w:pos="10055"/>
        </w:tabs>
        <w:rPr>
          <w:rFonts w:asciiTheme="minorHAnsi" w:eastAsiaTheme="minorEastAsia" w:hAnsiTheme="minorHAnsi" w:cstheme="minorBidi"/>
          <w:b w:val="0"/>
          <w:bCs w:val="0"/>
          <w:caps w:val="0"/>
          <w:noProof/>
          <w:kern w:val="2"/>
          <w:sz w:val="24"/>
          <w:szCs w:val="24"/>
          <w14:ligatures w14:val="standardContextual"/>
        </w:rPr>
      </w:pPr>
      <w:r w:rsidRPr="00DE476C">
        <w:rPr>
          <w:noProof/>
        </w:rPr>
        <w:t>2</w:t>
      </w:r>
      <w:r>
        <w:rPr>
          <w:rFonts w:asciiTheme="minorHAnsi" w:eastAsiaTheme="minorEastAsia" w:hAnsiTheme="minorHAnsi" w:cstheme="minorBidi"/>
          <w:b w:val="0"/>
          <w:bCs w:val="0"/>
          <w:caps w:val="0"/>
          <w:noProof/>
          <w:kern w:val="2"/>
          <w:sz w:val="24"/>
          <w:szCs w:val="24"/>
          <w14:ligatures w14:val="standardContextual"/>
        </w:rPr>
        <w:tab/>
      </w:r>
      <w:r w:rsidRPr="00DE476C">
        <w:rPr>
          <w:noProof/>
        </w:rPr>
        <w:t>Objetivo</w:t>
      </w:r>
      <w:r>
        <w:rPr>
          <w:noProof/>
        </w:rPr>
        <w:tab/>
      </w:r>
      <w:r>
        <w:rPr>
          <w:noProof/>
        </w:rPr>
        <w:fldChar w:fldCharType="begin"/>
      </w:r>
      <w:r>
        <w:rPr>
          <w:noProof/>
        </w:rPr>
        <w:instrText xml:space="preserve"> PAGEREF _Toc215568693 \h </w:instrText>
      </w:r>
      <w:r>
        <w:rPr>
          <w:noProof/>
        </w:rPr>
      </w:r>
      <w:r>
        <w:rPr>
          <w:noProof/>
        </w:rPr>
        <w:fldChar w:fldCharType="separate"/>
      </w:r>
      <w:r w:rsidR="00D54F7F">
        <w:rPr>
          <w:noProof/>
        </w:rPr>
        <w:t>5</w:t>
      </w:r>
      <w:r>
        <w:rPr>
          <w:noProof/>
        </w:rPr>
        <w:fldChar w:fldCharType="end"/>
      </w:r>
    </w:p>
    <w:p w14:paraId="003E7E3A" w14:textId="60F6D326" w:rsidR="00436EBA" w:rsidRDefault="00436EBA">
      <w:pPr>
        <w:pStyle w:val="TOC1"/>
        <w:tabs>
          <w:tab w:val="left" w:pos="400"/>
          <w:tab w:val="right" w:leader="dot" w:pos="10055"/>
        </w:tabs>
        <w:rPr>
          <w:rFonts w:asciiTheme="minorHAnsi" w:eastAsiaTheme="minorEastAsia" w:hAnsiTheme="minorHAnsi" w:cstheme="minorBidi"/>
          <w:b w:val="0"/>
          <w:bCs w:val="0"/>
          <w:caps w:val="0"/>
          <w:noProof/>
          <w:kern w:val="2"/>
          <w:sz w:val="24"/>
          <w:szCs w:val="24"/>
          <w14:ligatures w14:val="standardContextual"/>
        </w:rPr>
      </w:pPr>
      <w:r w:rsidRPr="00DE476C">
        <w:rPr>
          <w:noProof/>
        </w:rPr>
        <w:t>3</w:t>
      </w:r>
      <w:r>
        <w:rPr>
          <w:rFonts w:asciiTheme="minorHAnsi" w:eastAsiaTheme="minorEastAsia" w:hAnsiTheme="minorHAnsi" w:cstheme="minorBidi"/>
          <w:b w:val="0"/>
          <w:bCs w:val="0"/>
          <w:caps w:val="0"/>
          <w:noProof/>
          <w:kern w:val="2"/>
          <w:sz w:val="24"/>
          <w:szCs w:val="24"/>
          <w14:ligatures w14:val="standardContextual"/>
        </w:rPr>
        <w:tab/>
      </w:r>
      <w:r w:rsidRPr="00DE476C">
        <w:rPr>
          <w:noProof/>
        </w:rPr>
        <w:t>Procesos A Modificar</w:t>
      </w:r>
      <w:r>
        <w:rPr>
          <w:noProof/>
        </w:rPr>
        <w:tab/>
      </w:r>
      <w:r>
        <w:rPr>
          <w:noProof/>
        </w:rPr>
        <w:fldChar w:fldCharType="begin"/>
      </w:r>
      <w:r>
        <w:rPr>
          <w:noProof/>
        </w:rPr>
        <w:instrText xml:space="preserve"> PAGEREF _Toc215568694 \h </w:instrText>
      </w:r>
      <w:r>
        <w:rPr>
          <w:noProof/>
        </w:rPr>
      </w:r>
      <w:r>
        <w:rPr>
          <w:noProof/>
        </w:rPr>
        <w:fldChar w:fldCharType="separate"/>
      </w:r>
      <w:r w:rsidR="00D54F7F">
        <w:rPr>
          <w:noProof/>
        </w:rPr>
        <w:t>6</w:t>
      </w:r>
      <w:r>
        <w:rPr>
          <w:noProof/>
        </w:rPr>
        <w:fldChar w:fldCharType="end"/>
      </w:r>
    </w:p>
    <w:p w14:paraId="787D3927" w14:textId="7D0D9378" w:rsidR="00436EBA" w:rsidRDefault="00436EBA">
      <w:pPr>
        <w:pStyle w:val="TOC2"/>
        <w:tabs>
          <w:tab w:val="left" w:pos="800"/>
          <w:tab w:val="right" w:leader="dot" w:pos="10055"/>
        </w:tabs>
        <w:rPr>
          <w:rFonts w:asciiTheme="minorHAnsi" w:eastAsiaTheme="minorEastAsia" w:hAnsiTheme="minorHAnsi" w:cstheme="minorBidi"/>
          <w:smallCaps w:val="0"/>
          <w:noProof/>
          <w:kern w:val="2"/>
          <w:sz w:val="24"/>
          <w:szCs w:val="24"/>
          <w14:ligatures w14:val="standardContextual"/>
        </w:rPr>
      </w:pPr>
      <w:r w:rsidRPr="00DE476C">
        <w:rPr>
          <w:noProof/>
        </w:rPr>
        <w:t>3.1</w:t>
      </w:r>
      <w:r>
        <w:rPr>
          <w:rFonts w:asciiTheme="minorHAnsi" w:eastAsiaTheme="minorEastAsia" w:hAnsiTheme="minorHAnsi" w:cstheme="minorBidi"/>
          <w:smallCaps w:val="0"/>
          <w:noProof/>
          <w:kern w:val="2"/>
          <w:sz w:val="24"/>
          <w:szCs w:val="24"/>
          <w14:ligatures w14:val="standardContextual"/>
        </w:rPr>
        <w:tab/>
      </w:r>
      <w:r w:rsidRPr="00DE476C">
        <w:rPr>
          <w:noProof/>
        </w:rPr>
        <w:t>Consulta Datos Contrato Préstamos</w:t>
      </w:r>
      <w:r>
        <w:rPr>
          <w:noProof/>
        </w:rPr>
        <w:tab/>
      </w:r>
      <w:r>
        <w:rPr>
          <w:noProof/>
        </w:rPr>
        <w:fldChar w:fldCharType="begin"/>
      </w:r>
      <w:r>
        <w:rPr>
          <w:noProof/>
        </w:rPr>
        <w:instrText xml:space="preserve"> PAGEREF _Toc215568695 \h </w:instrText>
      </w:r>
      <w:r>
        <w:rPr>
          <w:noProof/>
        </w:rPr>
      </w:r>
      <w:r>
        <w:rPr>
          <w:noProof/>
        </w:rPr>
        <w:fldChar w:fldCharType="separate"/>
      </w:r>
      <w:r w:rsidR="00D54F7F">
        <w:rPr>
          <w:noProof/>
        </w:rPr>
        <w:t>6</w:t>
      </w:r>
      <w:r>
        <w:rPr>
          <w:noProof/>
        </w:rPr>
        <w:fldChar w:fldCharType="end"/>
      </w:r>
    </w:p>
    <w:p w14:paraId="77069550" w14:textId="6EC1962B" w:rsidR="00436EBA" w:rsidRDefault="00436EBA">
      <w:pPr>
        <w:pStyle w:val="TOC2"/>
        <w:tabs>
          <w:tab w:val="left" w:pos="800"/>
          <w:tab w:val="right" w:leader="dot" w:pos="10055"/>
        </w:tabs>
        <w:rPr>
          <w:rFonts w:asciiTheme="minorHAnsi" w:eastAsiaTheme="minorEastAsia" w:hAnsiTheme="minorHAnsi" w:cstheme="minorBidi"/>
          <w:smallCaps w:val="0"/>
          <w:noProof/>
          <w:kern w:val="2"/>
          <w:sz w:val="24"/>
          <w:szCs w:val="24"/>
          <w14:ligatures w14:val="standardContextual"/>
        </w:rPr>
      </w:pPr>
      <w:r w:rsidRPr="00DE476C">
        <w:rPr>
          <w:noProof/>
        </w:rPr>
        <w:t>3.2</w:t>
      </w:r>
      <w:r>
        <w:rPr>
          <w:rFonts w:asciiTheme="minorHAnsi" w:eastAsiaTheme="minorEastAsia" w:hAnsiTheme="minorHAnsi" w:cstheme="minorBidi"/>
          <w:smallCaps w:val="0"/>
          <w:noProof/>
          <w:kern w:val="2"/>
          <w:sz w:val="24"/>
          <w:szCs w:val="24"/>
          <w14:ligatures w14:val="standardContextual"/>
        </w:rPr>
        <w:tab/>
      </w:r>
      <w:r w:rsidRPr="00DE476C">
        <w:rPr>
          <w:noProof/>
        </w:rPr>
        <w:t>AA no automática: No Se permite la Simulación, Correo a CGS</w:t>
      </w:r>
      <w:r>
        <w:rPr>
          <w:noProof/>
        </w:rPr>
        <w:tab/>
      </w:r>
      <w:r>
        <w:rPr>
          <w:noProof/>
        </w:rPr>
        <w:fldChar w:fldCharType="begin"/>
      </w:r>
      <w:r>
        <w:rPr>
          <w:noProof/>
        </w:rPr>
        <w:instrText xml:space="preserve"> PAGEREF _Toc215568696 \h </w:instrText>
      </w:r>
      <w:r>
        <w:rPr>
          <w:noProof/>
        </w:rPr>
      </w:r>
      <w:r>
        <w:rPr>
          <w:noProof/>
        </w:rPr>
        <w:fldChar w:fldCharType="separate"/>
      </w:r>
      <w:r w:rsidR="00D54F7F">
        <w:rPr>
          <w:noProof/>
        </w:rPr>
        <w:t>8</w:t>
      </w:r>
      <w:r>
        <w:rPr>
          <w:noProof/>
        </w:rPr>
        <w:fldChar w:fldCharType="end"/>
      </w:r>
    </w:p>
    <w:p w14:paraId="529B07EF" w14:textId="1C190D82" w:rsidR="00436EBA" w:rsidRDefault="00436EBA">
      <w:pPr>
        <w:pStyle w:val="TOC2"/>
        <w:tabs>
          <w:tab w:val="left" w:pos="800"/>
          <w:tab w:val="right" w:leader="dot" w:pos="10055"/>
        </w:tabs>
        <w:rPr>
          <w:rFonts w:asciiTheme="minorHAnsi" w:eastAsiaTheme="minorEastAsia" w:hAnsiTheme="minorHAnsi" w:cstheme="minorBidi"/>
          <w:smallCaps w:val="0"/>
          <w:noProof/>
          <w:kern w:val="2"/>
          <w:sz w:val="24"/>
          <w:szCs w:val="24"/>
          <w14:ligatures w14:val="standardContextual"/>
        </w:rPr>
      </w:pPr>
      <w:r w:rsidRPr="00DE476C">
        <w:rPr>
          <w:noProof/>
        </w:rPr>
        <w:t>3.3</w:t>
      </w:r>
      <w:r>
        <w:rPr>
          <w:rFonts w:asciiTheme="minorHAnsi" w:eastAsiaTheme="minorEastAsia" w:hAnsiTheme="minorHAnsi" w:cstheme="minorBidi"/>
          <w:smallCaps w:val="0"/>
          <w:noProof/>
          <w:kern w:val="2"/>
          <w:sz w:val="24"/>
          <w:szCs w:val="24"/>
          <w14:ligatures w14:val="standardContextual"/>
        </w:rPr>
        <w:tab/>
      </w:r>
      <w:r w:rsidRPr="00DE476C">
        <w:rPr>
          <w:noProof/>
        </w:rPr>
        <w:t>AA automática: Simulación Amortización</w:t>
      </w:r>
      <w:r>
        <w:rPr>
          <w:noProof/>
        </w:rPr>
        <w:tab/>
      </w:r>
      <w:r>
        <w:rPr>
          <w:noProof/>
        </w:rPr>
        <w:fldChar w:fldCharType="begin"/>
      </w:r>
      <w:r>
        <w:rPr>
          <w:noProof/>
        </w:rPr>
        <w:instrText xml:space="preserve"> PAGEREF _Toc215568697 \h </w:instrText>
      </w:r>
      <w:r>
        <w:rPr>
          <w:noProof/>
        </w:rPr>
      </w:r>
      <w:r>
        <w:rPr>
          <w:noProof/>
        </w:rPr>
        <w:fldChar w:fldCharType="separate"/>
      </w:r>
      <w:r w:rsidR="00D54F7F">
        <w:rPr>
          <w:noProof/>
        </w:rPr>
        <w:t>10</w:t>
      </w:r>
      <w:r>
        <w:rPr>
          <w:noProof/>
        </w:rPr>
        <w:fldChar w:fldCharType="end"/>
      </w:r>
    </w:p>
    <w:p w14:paraId="208C4EFE" w14:textId="7F74C49A" w:rsidR="00436EBA" w:rsidRDefault="00436EBA">
      <w:pPr>
        <w:pStyle w:val="TOC2"/>
        <w:tabs>
          <w:tab w:val="left" w:pos="800"/>
          <w:tab w:val="right" w:leader="dot" w:pos="10055"/>
        </w:tabs>
        <w:rPr>
          <w:rFonts w:asciiTheme="minorHAnsi" w:eastAsiaTheme="minorEastAsia" w:hAnsiTheme="minorHAnsi" w:cstheme="minorBidi"/>
          <w:smallCaps w:val="0"/>
          <w:noProof/>
          <w:kern w:val="2"/>
          <w:sz w:val="24"/>
          <w:szCs w:val="24"/>
          <w14:ligatures w14:val="standardContextual"/>
        </w:rPr>
      </w:pPr>
      <w:r w:rsidRPr="00DE476C">
        <w:rPr>
          <w:noProof/>
        </w:rPr>
        <w:t>3.4</w:t>
      </w:r>
      <w:r>
        <w:rPr>
          <w:rFonts w:asciiTheme="minorHAnsi" w:eastAsiaTheme="minorEastAsia" w:hAnsiTheme="minorHAnsi" w:cstheme="minorBidi"/>
          <w:smallCaps w:val="0"/>
          <w:noProof/>
          <w:kern w:val="2"/>
          <w:sz w:val="24"/>
          <w:szCs w:val="24"/>
          <w14:ligatures w14:val="standardContextual"/>
        </w:rPr>
        <w:tab/>
      </w:r>
      <w:r w:rsidRPr="00DE476C">
        <w:rPr>
          <w:noProof/>
        </w:rPr>
        <w:t>Confirmación Amortización</w:t>
      </w:r>
      <w:r>
        <w:rPr>
          <w:noProof/>
        </w:rPr>
        <w:tab/>
      </w:r>
      <w:r>
        <w:rPr>
          <w:noProof/>
        </w:rPr>
        <w:fldChar w:fldCharType="begin"/>
      </w:r>
      <w:r>
        <w:rPr>
          <w:noProof/>
        </w:rPr>
        <w:instrText xml:space="preserve"> PAGEREF _Toc215568698 \h </w:instrText>
      </w:r>
      <w:r>
        <w:rPr>
          <w:noProof/>
        </w:rPr>
      </w:r>
      <w:r>
        <w:rPr>
          <w:noProof/>
        </w:rPr>
        <w:fldChar w:fldCharType="separate"/>
      </w:r>
      <w:r w:rsidR="00D54F7F">
        <w:rPr>
          <w:noProof/>
        </w:rPr>
        <w:t>11</w:t>
      </w:r>
      <w:r>
        <w:rPr>
          <w:noProof/>
        </w:rPr>
        <w:fldChar w:fldCharType="end"/>
      </w:r>
    </w:p>
    <w:p w14:paraId="41BF20B8" w14:textId="5293AD7D" w:rsidR="00436EBA" w:rsidRDefault="00436EBA">
      <w:pPr>
        <w:pStyle w:val="TOC2"/>
        <w:tabs>
          <w:tab w:val="left" w:pos="800"/>
          <w:tab w:val="right" w:leader="dot" w:pos="10055"/>
        </w:tabs>
        <w:rPr>
          <w:rFonts w:asciiTheme="minorHAnsi" w:eastAsiaTheme="minorEastAsia" w:hAnsiTheme="minorHAnsi" w:cstheme="minorBidi"/>
          <w:smallCaps w:val="0"/>
          <w:noProof/>
          <w:kern w:val="2"/>
          <w:sz w:val="24"/>
          <w:szCs w:val="24"/>
          <w14:ligatures w14:val="standardContextual"/>
        </w:rPr>
      </w:pPr>
      <w:r w:rsidRPr="00DE476C">
        <w:rPr>
          <w:noProof/>
          <w:highlight w:val="yellow"/>
        </w:rPr>
        <w:t>3.5</w:t>
      </w:r>
      <w:r>
        <w:rPr>
          <w:rFonts w:asciiTheme="minorHAnsi" w:eastAsiaTheme="minorEastAsia" w:hAnsiTheme="minorHAnsi" w:cstheme="minorBidi"/>
          <w:smallCaps w:val="0"/>
          <w:noProof/>
          <w:kern w:val="2"/>
          <w:sz w:val="24"/>
          <w:szCs w:val="24"/>
          <w14:ligatures w14:val="standardContextual"/>
        </w:rPr>
        <w:tab/>
      </w:r>
      <w:r w:rsidRPr="00DE476C">
        <w:rPr>
          <w:noProof/>
          <w:highlight w:val="yellow"/>
        </w:rPr>
        <w:t>Nuevo Opción de llamada del Servicio de Firma</w:t>
      </w:r>
      <w:r>
        <w:rPr>
          <w:noProof/>
        </w:rPr>
        <w:tab/>
      </w:r>
      <w:r>
        <w:rPr>
          <w:noProof/>
        </w:rPr>
        <w:fldChar w:fldCharType="begin"/>
      </w:r>
      <w:r>
        <w:rPr>
          <w:noProof/>
        </w:rPr>
        <w:instrText xml:space="preserve"> PAGEREF _Toc215568699 \h </w:instrText>
      </w:r>
      <w:r>
        <w:rPr>
          <w:noProof/>
        </w:rPr>
      </w:r>
      <w:r>
        <w:rPr>
          <w:noProof/>
        </w:rPr>
        <w:fldChar w:fldCharType="separate"/>
      </w:r>
      <w:r w:rsidR="00D54F7F">
        <w:rPr>
          <w:noProof/>
        </w:rPr>
        <w:t>12</w:t>
      </w:r>
      <w:r>
        <w:rPr>
          <w:noProof/>
        </w:rPr>
        <w:fldChar w:fldCharType="end"/>
      </w:r>
    </w:p>
    <w:p w14:paraId="5C570065" w14:textId="16BAEF05" w:rsidR="00436EBA" w:rsidRDefault="00436EBA">
      <w:pPr>
        <w:pStyle w:val="TOC2"/>
        <w:tabs>
          <w:tab w:val="left" w:pos="800"/>
          <w:tab w:val="right" w:leader="dot" w:pos="10055"/>
        </w:tabs>
        <w:rPr>
          <w:rFonts w:asciiTheme="minorHAnsi" w:eastAsiaTheme="minorEastAsia" w:hAnsiTheme="minorHAnsi" w:cstheme="minorBidi"/>
          <w:smallCaps w:val="0"/>
          <w:noProof/>
          <w:kern w:val="2"/>
          <w:sz w:val="24"/>
          <w:szCs w:val="24"/>
          <w14:ligatures w14:val="standardContextual"/>
        </w:rPr>
      </w:pPr>
      <w:r w:rsidRPr="00DE476C">
        <w:rPr>
          <w:noProof/>
        </w:rPr>
        <w:t>3.6</w:t>
      </w:r>
      <w:r>
        <w:rPr>
          <w:rFonts w:asciiTheme="minorHAnsi" w:eastAsiaTheme="minorEastAsia" w:hAnsiTheme="minorHAnsi" w:cstheme="minorBidi"/>
          <w:smallCaps w:val="0"/>
          <w:noProof/>
          <w:kern w:val="2"/>
          <w:sz w:val="24"/>
          <w:szCs w:val="24"/>
          <w14:ligatures w14:val="standardContextual"/>
        </w:rPr>
        <w:tab/>
      </w:r>
      <w:r w:rsidRPr="00DE476C">
        <w:rPr>
          <w:noProof/>
        </w:rPr>
        <w:t>Documento Información de Solicitud de Reembolso Anticipado</w:t>
      </w:r>
      <w:r>
        <w:rPr>
          <w:noProof/>
        </w:rPr>
        <w:tab/>
      </w:r>
      <w:r>
        <w:rPr>
          <w:noProof/>
        </w:rPr>
        <w:fldChar w:fldCharType="begin"/>
      </w:r>
      <w:r>
        <w:rPr>
          <w:noProof/>
        </w:rPr>
        <w:instrText xml:space="preserve"> PAGEREF _Toc215568700 \h </w:instrText>
      </w:r>
      <w:r>
        <w:rPr>
          <w:noProof/>
        </w:rPr>
      </w:r>
      <w:r>
        <w:rPr>
          <w:noProof/>
        </w:rPr>
        <w:fldChar w:fldCharType="separate"/>
      </w:r>
      <w:r w:rsidR="00D54F7F">
        <w:rPr>
          <w:noProof/>
        </w:rPr>
        <w:t>12</w:t>
      </w:r>
      <w:r>
        <w:rPr>
          <w:noProof/>
        </w:rPr>
        <w:fldChar w:fldCharType="end"/>
      </w:r>
    </w:p>
    <w:p w14:paraId="10B6FC75" w14:textId="18FAEBCB" w:rsidR="00436EBA" w:rsidRDefault="00436EBA">
      <w:pPr>
        <w:pStyle w:val="TOC2"/>
        <w:tabs>
          <w:tab w:val="left" w:pos="800"/>
          <w:tab w:val="right" w:leader="dot" w:pos="10055"/>
        </w:tabs>
        <w:rPr>
          <w:rFonts w:asciiTheme="minorHAnsi" w:eastAsiaTheme="minorEastAsia" w:hAnsiTheme="minorHAnsi" w:cstheme="minorBidi"/>
          <w:smallCaps w:val="0"/>
          <w:noProof/>
          <w:kern w:val="2"/>
          <w:sz w:val="24"/>
          <w:szCs w:val="24"/>
          <w14:ligatures w14:val="standardContextual"/>
        </w:rPr>
      </w:pPr>
      <w:r w:rsidRPr="00DE476C">
        <w:rPr>
          <w:noProof/>
        </w:rPr>
        <w:t>3.7</w:t>
      </w:r>
      <w:r>
        <w:rPr>
          <w:rFonts w:asciiTheme="minorHAnsi" w:eastAsiaTheme="minorEastAsia" w:hAnsiTheme="minorHAnsi" w:cstheme="minorBidi"/>
          <w:smallCaps w:val="0"/>
          <w:noProof/>
          <w:kern w:val="2"/>
          <w:sz w:val="24"/>
          <w:szCs w:val="24"/>
          <w14:ligatures w14:val="standardContextual"/>
        </w:rPr>
        <w:tab/>
      </w:r>
      <w:r w:rsidRPr="00DE476C">
        <w:rPr>
          <w:noProof/>
        </w:rPr>
        <w:t>Almacenamiento de la operativa en DWH</w:t>
      </w:r>
      <w:r>
        <w:rPr>
          <w:noProof/>
        </w:rPr>
        <w:tab/>
      </w:r>
      <w:r>
        <w:rPr>
          <w:noProof/>
        </w:rPr>
        <w:fldChar w:fldCharType="begin"/>
      </w:r>
      <w:r>
        <w:rPr>
          <w:noProof/>
        </w:rPr>
        <w:instrText xml:space="preserve"> PAGEREF _Toc215568701 \h </w:instrText>
      </w:r>
      <w:r>
        <w:rPr>
          <w:noProof/>
        </w:rPr>
      </w:r>
      <w:r>
        <w:rPr>
          <w:noProof/>
        </w:rPr>
        <w:fldChar w:fldCharType="separate"/>
      </w:r>
      <w:r w:rsidR="00D54F7F">
        <w:rPr>
          <w:noProof/>
        </w:rPr>
        <w:t>14</w:t>
      </w:r>
      <w:r>
        <w:rPr>
          <w:noProof/>
        </w:rPr>
        <w:fldChar w:fldCharType="end"/>
      </w:r>
    </w:p>
    <w:p w14:paraId="56FFDF35" w14:textId="13D22BC0" w:rsidR="00436EBA" w:rsidRDefault="00436EBA">
      <w:pPr>
        <w:pStyle w:val="TOC2"/>
        <w:tabs>
          <w:tab w:val="left" w:pos="800"/>
          <w:tab w:val="right" w:leader="dot" w:pos="10055"/>
        </w:tabs>
        <w:rPr>
          <w:rFonts w:asciiTheme="minorHAnsi" w:eastAsiaTheme="minorEastAsia" w:hAnsiTheme="minorHAnsi" w:cstheme="minorBidi"/>
          <w:smallCaps w:val="0"/>
          <w:noProof/>
          <w:kern w:val="2"/>
          <w:sz w:val="24"/>
          <w:szCs w:val="24"/>
          <w14:ligatures w14:val="standardContextual"/>
        </w:rPr>
      </w:pPr>
      <w:r w:rsidRPr="00436EBA">
        <w:rPr>
          <w:noProof/>
          <w:highlight w:val="yellow"/>
        </w:rPr>
        <w:t>3.8</w:t>
      </w:r>
      <w:r w:rsidRPr="00436EBA">
        <w:rPr>
          <w:rFonts w:asciiTheme="minorHAnsi" w:eastAsiaTheme="minorEastAsia" w:hAnsiTheme="minorHAnsi" w:cstheme="minorBidi"/>
          <w:smallCaps w:val="0"/>
          <w:noProof/>
          <w:kern w:val="2"/>
          <w:sz w:val="24"/>
          <w:szCs w:val="24"/>
          <w:highlight w:val="yellow"/>
          <w14:ligatures w14:val="standardContextual"/>
        </w:rPr>
        <w:tab/>
      </w:r>
      <w:r w:rsidRPr="00436EBA">
        <w:rPr>
          <w:noProof/>
          <w:highlight w:val="yellow"/>
        </w:rPr>
        <w:t>Bloqueo amortizaciones anticipadas último día hábil del año</w:t>
      </w:r>
      <w:r w:rsidRPr="00436EBA">
        <w:rPr>
          <w:noProof/>
          <w:highlight w:val="yellow"/>
        </w:rPr>
        <w:tab/>
      </w:r>
      <w:r w:rsidRPr="00436EBA">
        <w:rPr>
          <w:noProof/>
          <w:highlight w:val="yellow"/>
        </w:rPr>
        <w:fldChar w:fldCharType="begin"/>
      </w:r>
      <w:r w:rsidRPr="00436EBA">
        <w:rPr>
          <w:noProof/>
          <w:highlight w:val="yellow"/>
        </w:rPr>
        <w:instrText xml:space="preserve"> PAGEREF _Toc215568702 \h </w:instrText>
      </w:r>
      <w:r w:rsidRPr="00436EBA">
        <w:rPr>
          <w:noProof/>
          <w:highlight w:val="yellow"/>
        </w:rPr>
      </w:r>
      <w:r w:rsidRPr="00436EBA">
        <w:rPr>
          <w:noProof/>
          <w:highlight w:val="yellow"/>
        </w:rPr>
        <w:fldChar w:fldCharType="separate"/>
      </w:r>
      <w:r w:rsidR="00D54F7F">
        <w:rPr>
          <w:noProof/>
          <w:highlight w:val="yellow"/>
        </w:rPr>
        <w:t>14</w:t>
      </w:r>
      <w:r w:rsidRPr="00436EBA">
        <w:rPr>
          <w:noProof/>
          <w:highlight w:val="yellow"/>
        </w:rPr>
        <w:fldChar w:fldCharType="end"/>
      </w:r>
    </w:p>
    <w:p w14:paraId="3122D1C4" w14:textId="70F8EE11" w:rsidR="00436EBA" w:rsidRDefault="00436EBA">
      <w:pPr>
        <w:pStyle w:val="TOC1"/>
        <w:tabs>
          <w:tab w:val="left" w:pos="400"/>
          <w:tab w:val="right" w:leader="dot" w:pos="10055"/>
        </w:tabs>
        <w:rPr>
          <w:rFonts w:asciiTheme="minorHAnsi" w:eastAsiaTheme="minorEastAsia" w:hAnsiTheme="minorHAnsi" w:cstheme="minorBidi"/>
          <w:b w:val="0"/>
          <w:bCs w:val="0"/>
          <w:caps w:val="0"/>
          <w:noProof/>
          <w:kern w:val="2"/>
          <w:sz w:val="24"/>
          <w:szCs w:val="24"/>
          <w14:ligatures w14:val="standardContextual"/>
        </w:rPr>
      </w:pPr>
      <w:r w:rsidRPr="00DE476C">
        <w:rPr>
          <w:noProof/>
        </w:rPr>
        <w:t>4</w:t>
      </w:r>
      <w:r>
        <w:rPr>
          <w:rFonts w:asciiTheme="minorHAnsi" w:eastAsiaTheme="minorEastAsia" w:hAnsiTheme="minorHAnsi" w:cstheme="minorBidi"/>
          <w:b w:val="0"/>
          <w:bCs w:val="0"/>
          <w:caps w:val="0"/>
          <w:noProof/>
          <w:kern w:val="2"/>
          <w:sz w:val="24"/>
          <w:szCs w:val="24"/>
          <w14:ligatures w14:val="standardContextual"/>
        </w:rPr>
        <w:tab/>
      </w:r>
      <w:r w:rsidRPr="00DE476C">
        <w:rPr>
          <w:noProof/>
        </w:rPr>
        <w:t>Acciones A Realizar Por Otros Equipos (No PR)</w:t>
      </w:r>
      <w:r>
        <w:rPr>
          <w:noProof/>
        </w:rPr>
        <w:tab/>
      </w:r>
      <w:r>
        <w:rPr>
          <w:noProof/>
        </w:rPr>
        <w:fldChar w:fldCharType="begin"/>
      </w:r>
      <w:r>
        <w:rPr>
          <w:noProof/>
        </w:rPr>
        <w:instrText xml:space="preserve"> PAGEREF _Toc215568703 \h </w:instrText>
      </w:r>
      <w:r>
        <w:rPr>
          <w:noProof/>
        </w:rPr>
      </w:r>
      <w:r>
        <w:rPr>
          <w:noProof/>
        </w:rPr>
        <w:fldChar w:fldCharType="separate"/>
      </w:r>
      <w:r w:rsidR="00D54F7F">
        <w:rPr>
          <w:noProof/>
        </w:rPr>
        <w:t>15</w:t>
      </w:r>
      <w:r>
        <w:rPr>
          <w:noProof/>
        </w:rPr>
        <w:fldChar w:fldCharType="end"/>
      </w:r>
    </w:p>
    <w:p w14:paraId="1FD61A0E" w14:textId="4898C438" w:rsidR="00436EBA" w:rsidRDefault="00436EBA">
      <w:pPr>
        <w:pStyle w:val="TOC1"/>
        <w:tabs>
          <w:tab w:val="left" w:pos="400"/>
          <w:tab w:val="right" w:leader="dot" w:pos="10055"/>
        </w:tabs>
        <w:rPr>
          <w:rFonts w:asciiTheme="minorHAnsi" w:eastAsiaTheme="minorEastAsia" w:hAnsiTheme="minorHAnsi" w:cstheme="minorBidi"/>
          <w:b w:val="0"/>
          <w:bCs w:val="0"/>
          <w:caps w:val="0"/>
          <w:noProof/>
          <w:kern w:val="2"/>
          <w:sz w:val="24"/>
          <w:szCs w:val="24"/>
          <w14:ligatures w14:val="standardContextual"/>
        </w:rPr>
      </w:pPr>
      <w:r w:rsidRPr="00DE476C">
        <w:rPr>
          <w:noProof/>
        </w:rPr>
        <w:t>5</w:t>
      </w:r>
      <w:r>
        <w:rPr>
          <w:rFonts w:asciiTheme="minorHAnsi" w:eastAsiaTheme="minorEastAsia" w:hAnsiTheme="minorHAnsi" w:cstheme="minorBidi"/>
          <w:b w:val="0"/>
          <w:bCs w:val="0"/>
          <w:caps w:val="0"/>
          <w:noProof/>
          <w:kern w:val="2"/>
          <w:sz w:val="24"/>
          <w:szCs w:val="24"/>
          <w14:ligatures w14:val="standardContextual"/>
        </w:rPr>
        <w:tab/>
      </w:r>
      <w:r w:rsidRPr="00DE476C">
        <w:rPr>
          <w:noProof/>
        </w:rPr>
        <w:t>No Incluido en la Comanda</w:t>
      </w:r>
      <w:r>
        <w:rPr>
          <w:noProof/>
        </w:rPr>
        <w:tab/>
      </w:r>
      <w:r>
        <w:rPr>
          <w:noProof/>
        </w:rPr>
        <w:fldChar w:fldCharType="begin"/>
      </w:r>
      <w:r>
        <w:rPr>
          <w:noProof/>
        </w:rPr>
        <w:instrText xml:space="preserve"> PAGEREF _Toc215568704 \h </w:instrText>
      </w:r>
      <w:r>
        <w:rPr>
          <w:noProof/>
        </w:rPr>
      </w:r>
      <w:r>
        <w:rPr>
          <w:noProof/>
        </w:rPr>
        <w:fldChar w:fldCharType="separate"/>
      </w:r>
      <w:r w:rsidR="00D54F7F">
        <w:rPr>
          <w:noProof/>
        </w:rPr>
        <w:t>15</w:t>
      </w:r>
      <w:r>
        <w:rPr>
          <w:noProof/>
        </w:rPr>
        <w:fldChar w:fldCharType="end"/>
      </w:r>
    </w:p>
    <w:p w14:paraId="73B25A5B" w14:textId="1C71B496" w:rsidR="00436EBA" w:rsidRDefault="00436EBA">
      <w:pPr>
        <w:pStyle w:val="TOC1"/>
        <w:tabs>
          <w:tab w:val="left" w:pos="400"/>
          <w:tab w:val="right" w:leader="dot" w:pos="10055"/>
        </w:tabs>
        <w:rPr>
          <w:rFonts w:asciiTheme="minorHAnsi" w:eastAsiaTheme="minorEastAsia" w:hAnsiTheme="minorHAnsi" w:cstheme="minorBidi"/>
          <w:b w:val="0"/>
          <w:bCs w:val="0"/>
          <w:caps w:val="0"/>
          <w:noProof/>
          <w:kern w:val="2"/>
          <w:sz w:val="24"/>
          <w:szCs w:val="24"/>
          <w14:ligatures w14:val="standardContextual"/>
        </w:rPr>
      </w:pPr>
      <w:r w:rsidRPr="00DE476C">
        <w:rPr>
          <w:noProof/>
        </w:rPr>
        <w:t>6</w:t>
      </w:r>
      <w:r>
        <w:rPr>
          <w:rFonts w:asciiTheme="minorHAnsi" w:eastAsiaTheme="minorEastAsia" w:hAnsiTheme="minorHAnsi" w:cstheme="minorBidi"/>
          <w:b w:val="0"/>
          <w:bCs w:val="0"/>
          <w:caps w:val="0"/>
          <w:noProof/>
          <w:kern w:val="2"/>
          <w:sz w:val="24"/>
          <w:szCs w:val="24"/>
          <w14:ligatures w14:val="standardContextual"/>
        </w:rPr>
        <w:tab/>
      </w:r>
      <w:r w:rsidRPr="00DE476C">
        <w:rPr>
          <w:noProof/>
        </w:rPr>
        <w:t>Puntos Pendientes</w:t>
      </w:r>
      <w:r>
        <w:rPr>
          <w:noProof/>
        </w:rPr>
        <w:tab/>
      </w:r>
      <w:r>
        <w:rPr>
          <w:noProof/>
        </w:rPr>
        <w:fldChar w:fldCharType="begin"/>
      </w:r>
      <w:r>
        <w:rPr>
          <w:noProof/>
        </w:rPr>
        <w:instrText xml:space="preserve"> PAGEREF _Toc215568705 \h </w:instrText>
      </w:r>
      <w:r>
        <w:rPr>
          <w:noProof/>
        </w:rPr>
      </w:r>
      <w:r>
        <w:rPr>
          <w:noProof/>
        </w:rPr>
        <w:fldChar w:fldCharType="separate"/>
      </w:r>
      <w:r w:rsidR="00D54F7F">
        <w:rPr>
          <w:noProof/>
        </w:rPr>
        <w:t>15</w:t>
      </w:r>
      <w:r>
        <w:rPr>
          <w:noProof/>
        </w:rPr>
        <w:fldChar w:fldCharType="end"/>
      </w:r>
    </w:p>
    <w:p w14:paraId="1C415C02" w14:textId="4597A8D2" w:rsidR="00436EBA" w:rsidRDefault="00436EBA">
      <w:pPr>
        <w:pStyle w:val="TOC1"/>
        <w:tabs>
          <w:tab w:val="left" w:pos="400"/>
          <w:tab w:val="right" w:leader="dot" w:pos="10055"/>
        </w:tabs>
        <w:rPr>
          <w:rFonts w:asciiTheme="minorHAnsi" w:eastAsiaTheme="minorEastAsia" w:hAnsiTheme="minorHAnsi" w:cstheme="minorBidi"/>
          <w:b w:val="0"/>
          <w:bCs w:val="0"/>
          <w:caps w:val="0"/>
          <w:noProof/>
          <w:kern w:val="2"/>
          <w:sz w:val="24"/>
          <w:szCs w:val="24"/>
          <w14:ligatures w14:val="standardContextual"/>
        </w:rPr>
      </w:pPr>
      <w:r w:rsidRPr="00DE476C">
        <w:rPr>
          <w:noProof/>
        </w:rPr>
        <w:t>7</w:t>
      </w:r>
      <w:r>
        <w:rPr>
          <w:rFonts w:asciiTheme="minorHAnsi" w:eastAsiaTheme="minorEastAsia" w:hAnsiTheme="minorHAnsi" w:cstheme="minorBidi"/>
          <w:b w:val="0"/>
          <w:bCs w:val="0"/>
          <w:caps w:val="0"/>
          <w:noProof/>
          <w:kern w:val="2"/>
          <w:sz w:val="24"/>
          <w:szCs w:val="24"/>
          <w14:ligatures w14:val="standardContextual"/>
        </w:rPr>
        <w:tab/>
      </w:r>
      <w:r w:rsidRPr="00DE476C">
        <w:rPr>
          <w:noProof/>
        </w:rPr>
        <w:t>Anexos.</w:t>
      </w:r>
      <w:r>
        <w:rPr>
          <w:noProof/>
        </w:rPr>
        <w:tab/>
      </w:r>
      <w:r>
        <w:rPr>
          <w:noProof/>
        </w:rPr>
        <w:fldChar w:fldCharType="begin"/>
      </w:r>
      <w:r>
        <w:rPr>
          <w:noProof/>
        </w:rPr>
        <w:instrText xml:space="preserve"> PAGEREF _Toc215568706 \h </w:instrText>
      </w:r>
      <w:r>
        <w:rPr>
          <w:noProof/>
        </w:rPr>
      </w:r>
      <w:r>
        <w:rPr>
          <w:noProof/>
        </w:rPr>
        <w:fldChar w:fldCharType="separate"/>
      </w:r>
      <w:r w:rsidR="00D54F7F">
        <w:rPr>
          <w:noProof/>
        </w:rPr>
        <w:t>15</w:t>
      </w:r>
      <w:r>
        <w:rPr>
          <w:noProof/>
        </w:rPr>
        <w:fldChar w:fldCharType="end"/>
      </w:r>
    </w:p>
    <w:p w14:paraId="13036CCF" w14:textId="12737173" w:rsidR="00A16864" w:rsidRDefault="00A16864" w:rsidP="00686566">
      <w:pPr>
        <w:pStyle w:val="TOC1"/>
        <w:tabs>
          <w:tab w:val="left" w:pos="400"/>
          <w:tab w:val="right" w:leader="dot" w:pos="10055"/>
        </w:tabs>
        <w:rPr>
          <w:noProof/>
        </w:rPr>
      </w:pPr>
      <w:r w:rsidRPr="00A16864">
        <w:rPr>
          <w:noProof/>
        </w:rPr>
        <w:fldChar w:fldCharType="end"/>
      </w:r>
      <w:r w:rsidRPr="00A16864">
        <w:rPr>
          <w:noProof/>
        </w:rPr>
        <w:br w:type="page"/>
      </w:r>
    </w:p>
    <w:p w14:paraId="32B3E564" w14:textId="77777777" w:rsidR="00D5770F" w:rsidRDefault="00D5770F" w:rsidP="00D5770F">
      <w:pPr>
        <w:pStyle w:val="TOC2"/>
        <w:rPr>
          <w:rFonts w:eastAsiaTheme="minorEastAsia"/>
        </w:rPr>
      </w:pPr>
    </w:p>
    <w:p w14:paraId="10C2489B" w14:textId="77777777" w:rsidR="00D5770F" w:rsidRPr="00A16864" w:rsidRDefault="00D5770F" w:rsidP="00D5770F">
      <w:pPr>
        <w:pStyle w:val="TOC2"/>
        <w:rPr>
          <w:rFonts w:eastAsiaTheme="minorEastAsia"/>
        </w:rPr>
      </w:pPr>
    </w:p>
    <w:p w14:paraId="0571F0DC" w14:textId="77777777" w:rsidR="00A16864" w:rsidRPr="00A16864" w:rsidRDefault="00A16864" w:rsidP="006F0FD0">
      <w:pPr>
        <w:pStyle w:val="Heading1"/>
        <w:numPr>
          <w:ilvl w:val="0"/>
          <w:numId w:val="9"/>
        </w:numPr>
        <w:spacing w:line="240" w:lineRule="auto"/>
        <w:rPr>
          <w:rFonts w:ascii="Times New Roman" w:hAnsi="Times New Roman"/>
        </w:rPr>
      </w:pPr>
      <w:bookmarkStart w:id="29" w:name="_Toc393978401"/>
      <w:bookmarkStart w:id="30" w:name="_Toc215568688"/>
      <w:r w:rsidRPr="00A16864">
        <w:rPr>
          <w:rFonts w:ascii="Times New Roman" w:hAnsi="Times New Roman"/>
        </w:rPr>
        <w:t>INTRODUCCIÓN</w:t>
      </w:r>
      <w:bookmarkEnd w:id="29"/>
      <w:bookmarkEnd w:id="30"/>
    </w:p>
    <w:p w14:paraId="7F31C91D" w14:textId="77777777" w:rsidR="00A16864" w:rsidRPr="00A16864" w:rsidRDefault="00A16864" w:rsidP="00A16864">
      <w:pPr>
        <w:pStyle w:val="Normal1"/>
      </w:pPr>
    </w:p>
    <w:p w14:paraId="33FD4948" w14:textId="77777777" w:rsidR="00A16864" w:rsidRPr="00A16864" w:rsidRDefault="00A16864" w:rsidP="0055464A">
      <w:pPr>
        <w:pStyle w:val="Heading2"/>
        <w:numPr>
          <w:ilvl w:val="1"/>
          <w:numId w:val="9"/>
        </w:numPr>
        <w:spacing w:line="240" w:lineRule="auto"/>
        <w:jc w:val="left"/>
        <w:rPr>
          <w:rFonts w:ascii="Arial" w:hAnsi="Arial"/>
          <w:snapToGrid w:val="0"/>
          <w:color w:val="000000"/>
          <w:szCs w:val="24"/>
          <w:lang w:eastAsia="es-ES"/>
        </w:rPr>
      </w:pPr>
      <w:bookmarkStart w:id="31" w:name="_Toc215568689"/>
      <w:r w:rsidRPr="00A16864">
        <w:rPr>
          <w:rFonts w:ascii="Times New Roman" w:hAnsi="Times New Roman"/>
        </w:rPr>
        <w:t>Documentación</w:t>
      </w:r>
      <w:r w:rsidRPr="00A16864">
        <w:rPr>
          <w:rFonts w:ascii="Arial" w:hAnsi="Arial"/>
          <w:snapToGrid w:val="0"/>
          <w:color w:val="000000"/>
          <w:szCs w:val="24"/>
          <w:lang w:eastAsia="es-ES"/>
        </w:rPr>
        <w:t xml:space="preserve"> </w:t>
      </w:r>
      <w:r w:rsidRPr="00A16864">
        <w:rPr>
          <w:rFonts w:ascii="Times New Roman" w:hAnsi="Times New Roman"/>
        </w:rPr>
        <w:t>Recibida</w:t>
      </w:r>
      <w:r w:rsidRPr="00A16864">
        <w:rPr>
          <w:rFonts w:ascii="Arial" w:hAnsi="Arial"/>
          <w:snapToGrid w:val="0"/>
          <w:color w:val="000000"/>
          <w:szCs w:val="24"/>
          <w:lang w:eastAsia="es-ES"/>
        </w:rPr>
        <w:t>:</w:t>
      </w:r>
      <w:bookmarkEnd w:id="31"/>
    </w:p>
    <w:p w14:paraId="16F130CA" w14:textId="77777777" w:rsidR="00A16864" w:rsidRPr="00A16864" w:rsidRDefault="00A16864" w:rsidP="00A16864">
      <w:pPr>
        <w:pStyle w:val="Normal1"/>
        <w:rPr>
          <w:sz w:val="22"/>
        </w:rPr>
      </w:pPr>
      <w:r w:rsidRPr="00A16864">
        <w:rPr>
          <w:sz w:val="22"/>
        </w:rPr>
        <w:t>Basado en:</w:t>
      </w:r>
    </w:p>
    <w:p w14:paraId="3DE982DC" w14:textId="77777777" w:rsidR="00A16864" w:rsidRPr="00A16864" w:rsidRDefault="00A16864" w:rsidP="365D2436">
      <w:pPr>
        <w:pStyle w:val="Normal1"/>
        <w:numPr>
          <w:ilvl w:val="0"/>
          <w:numId w:val="20"/>
        </w:numPr>
        <w:rPr>
          <w:sz w:val="22"/>
          <w:szCs w:val="22"/>
          <w:highlight w:val="yellow"/>
          <w:lang w:val="es-ES"/>
        </w:rPr>
      </w:pPr>
      <w:r w:rsidRPr="365D2436">
        <w:rPr>
          <w:sz w:val="22"/>
          <w:szCs w:val="22"/>
          <w:highlight w:val="yellow"/>
          <w:lang w:val="es-ES"/>
        </w:rPr>
        <w:t xml:space="preserve">“REQ_Detallados_Reembolso </w:t>
      </w:r>
      <w:commentRangeStart w:id="32"/>
      <w:commentRangeStart w:id="33"/>
      <w:r w:rsidRPr="365D2436">
        <w:rPr>
          <w:sz w:val="22"/>
          <w:szCs w:val="22"/>
          <w:highlight w:val="yellow"/>
          <w:lang w:val="es-ES"/>
        </w:rPr>
        <w:t>Anticipado v.22.docx”.</w:t>
      </w:r>
      <w:commentRangeEnd w:id="32"/>
      <w:r w:rsidRPr="00A16864">
        <w:rPr>
          <w:rStyle w:val="CommentReference"/>
          <w:sz w:val="22"/>
          <w:szCs w:val="22"/>
          <w:highlight w:val="yellow"/>
          <w:lang w:val="es-ES"/>
        </w:rPr>
        <w:commentReference w:id="32"/>
      </w:r>
      <w:commentRangeEnd w:id="33"/>
      <w:r w:rsidRPr="00A16864">
        <w:rPr>
          <w:rStyle w:val="CommentReference"/>
          <w:sz w:val="22"/>
          <w:szCs w:val="22"/>
          <w:highlight w:val="yellow"/>
          <w:lang w:val="es-ES"/>
        </w:rPr>
        <w:commentReference w:id="33"/>
      </w:r>
    </w:p>
    <w:p w14:paraId="424E04B8" w14:textId="77777777" w:rsidR="00A16864" w:rsidRPr="00A16864" w:rsidRDefault="00A16864" w:rsidP="000501AF">
      <w:pPr>
        <w:pStyle w:val="Normal1"/>
        <w:ind w:left="360"/>
        <w:rPr>
          <w:sz w:val="22"/>
        </w:rPr>
      </w:pPr>
      <w:r w:rsidRPr="00A16864">
        <w:rPr>
          <w:sz w:val="22"/>
        </w:rPr>
        <w:t>Tiene documentos insertados:</w:t>
      </w:r>
    </w:p>
    <w:p w14:paraId="4617D5AB" w14:textId="77777777" w:rsidR="00A16864" w:rsidRPr="00A16864" w:rsidRDefault="00A16864" w:rsidP="000501AF">
      <w:pPr>
        <w:pStyle w:val="Normal1"/>
        <w:ind w:left="360"/>
        <w:rPr>
          <w:sz w:val="22"/>
        </w:rPr>
      </w:pPr>
      <w:r w:rsidRPr="00A16864">
        <w:rPr>
          <w:sz w:val="22"/>
        </w:rPr>
        <w:t>“INFORMACIÓN SOLICITUD AMORTIZACIÓN ANTICIPADA – NUEVO DOCUMENTO”</w:t>
      </w:r>
    </w:p>
    <w:p w14:paraId="1B6CDE42" w14:textId="77777777" w:rsidR="00A16864" w:rsidRPr="00A16864" w:rsidRDefault="00A16864" w:rsidP="00A16864">
      <w:pPr>
        <w:pStyle w:val="Normal1"/>
        <w:rPr>
          <w:sz w:val="22"/>
        </w:rPr>
      </w:pPr>
    </w:p>
    <w:p w14:paraId="3A975B59" w14:textId="77777777" w:rsidR="00A16864" w:rsidRPr="00A16864" w:rsidRDefault="00A16864" w:rsidP="00A16864">
      <w:pPr>
        <w:pStyle w:val="Normal1"/>
        <w:rPr>
          <w:sz w:val="22"/>
        </w:rPr>
      </w:pPr>
    </w:p>
    <w:p w14:paraId="5B984936" w14:textId="77777777" w:rsidR="00A16864" w:rsidRPr="00A16864" w:rsidRDefault="00A16864" w:rsidP="0055464A">
      <w:pPr>
        <w:pStyle w:val="Heading2"/>
        <w:numPr>
          <w:ilvl w:val="1"/>
          <w:numId w:val="9"/>
        </w:numPr>
        <w:spacing w:line="240" w:lineRule="auto"/>
        <w:jc w:val="left"/>
        <w:rPr>
          <w:rFonts w:ascii="Arial" w:hAnsi="Arial"/>
          <w:snapToGrid w:val="0"/>
          <w:color w:val="000000"/>
          <w:szCs w:val="24"/>
          <w:lang w:eastAsia="es-ES"/>
        </w:rPr>
      </w:pPr>
      <w:bookmarkStart w:id="34" w:name="_Toc178347119"/>
      <w:bookmarkStart w:id="35" w:name="_Toc195546326"/>
      <w:bookmarkStart w:id="36" w:name="_Toc195604793"/>
      <w:bookmarkStart w:id="37" w:name="_Toc215568690"/>
      <w:r w:rsidRPr="00A16864">
        <w:rPr>
          <w:rFonts w:ascii="Times New Roman" w:hAnsi="Times New Roman"/>
        </w:rPr>
        <w:t>Abreviaturas</w:t>
      </w:r>
      <w:r w:rsidRPr="00A16864">
        <w:rPr>
          <w:rFonts w:ascii="Arial" w:hAnsi="Arial"/>
          <w:snapToGrid w:val="0"/>
          <w:color w:val="000000"/>
          <w:szCs w:val="24"/>
          <w:lang w:eastAsia="es-ES"/>
        </w:rPr>
        <w:t xml:space="preserve"> y Términos del Documento.</w:t>
      </w:r>
      <w:bookmarkEnd w:id="34"/>
      <w:bookmarkEnd w:id="35"/>
      <w:bookmarkEnd w:id="36"/>
      <w:bookmarkEnd w:id="37"/>
    </w:p>
    <w:p w14:paraId="7C3D7B53" w14:textId="77777777" w:rsidR="00A16864" w:rsidRPr="00A16864" w:rsidRDefault="00A16864" w:rsidP="00A16864">
      <w:pPr>
        <w:pStyle w:val="Normal1"/>
        <w:rPr>
          <w:sz w:val="22"/>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527"/>
        <w:gridCol w:w="8522"/>
      </w:tblGrid>
      <w:tr w:rsidR="00A16864" w:rsidRPr="00A16864" w14:paraId="3CBE30F0" w14:textId="77777777">
        <w:trPr>
          <w:tblHeader/>
        </w:trPr>
        <w:tc>
          <w:tcPr>
            <w:tcW w:w="760" w:type="pct"/>
            <w:tcBorders>
              <w:top w:val="single" w:sz="6" w:space="0" w:color="auto"/>
              <w:left w:val="single" w:sz="6" w:space="0" w:color="auto"/>
              <w:bottom w:val="single" w:sz="6" w:space="0" w:color="auto"/>
              <w:right w:val="single" w:sz="6" w:space="0" w:color="auto"/>
            </w:tcBorders>
            <w:shd w:val="clear" w:color="auto" w:fill="0070C0"/>
            <w:hideMark/>
          </w:tcPr>
          <w:p w14:paraId="5DB10FC5" w14:textId="77777777" w:rsidR="00A16864" w:rsidRPr="00A16864" w:rsidRDefault="00A16864" w:rsidP="00A16864">
            <w:pPr>
              <w:pStyle w:val="Normal1"/>
              <w:rPr>
                <w:b/>
                <w:sz w:val="22"/>
                <w:lang w:val="es-ES"/>
              </w:rPr>
            </w:pPr>
            <w:r w:rsidRPr="00A16864">
              <w:rPr>
                <w:b/>
                <w:sz w:val="22"/>
                <w:lang w:val="es-ES"/>
              </w:rPr>
              <w:t>Término</w:t>
            </w:r>
          </w:p>
        </w:tc>
        <w:tc>
          <w:tcPr>
            <w:tcW w:w="4240" w:type="pct"/>
            <w:tcBorders>
              <w:top w:val="single" w:sz="6" w:space="0" w:color="auto"/>
              <w:left w:val="single" w:sz="6" w:space="0" w:color="auto"/>
              <w:bottom w:val="single" w:sz="6" w:space="0" w:color="auto"/>
              <w:right w:val="single" w:sz="6" w:space="0" w:color="auto"/>
            </w:tcBorders>
            <w:shd w:val="clear" w:color="auto" w:fill="0070C0"/>
            <w:hideMark/>
          </w:tcPr>
          <w:p w14:paraId="6CB6D2B4" w14:textId="77777777" w:rsidR="00A16864" w:rsidRPr="00A16864" w:rsidRDefault="00A16864" w:rsidP="00A16864">
            <w:pPr>
              <w:pStyle w:val="Normal1"/>
              <w:rPr>
                <w:b/>
                <w:sz w:val="22"/>
                <w:lang w:val="es-ES"/>
              </w:rPr>
            </w:pPr>
            <w:r w:rsidRPr="00A16864">
              <w:rPr>
                <w:b/>
                <w:sz w:val="22"/>
                <w:lang w:val="es-ES"/>
              </w:rPr>
              <w:t>Definición</w:t>
            </w:r>
          </w:p>
        </w:tc>
      </w:tr>
      <w:tr w:rsidR="00A16864" w:rsidRPr="00A16864" w14:paraId="284E1EDD" w14:textId="77777777">
        <w:tc>
          <w:tcPr>
            <w:tcW w:w="760" w:type="pct"/>
            <w:tcBorders>
              <w:top w:val="single" w:sz="6" w:space="0" w:color="auto"/>
              <w:left w:val="single" w:sz="6" w:space="0" w:color="auto"/>
              <w:bottom w:val="single" w:sz="6" w:space="0" w:color="auto"/>
              <w:right w:val="single" w:sz="6" w:space="0" w:color="auto"/>
            </w:tcBorders>
            <w:hideMark/>
          </w:tcPr>
          <w:p w14:paraId="6768303E" w14:textId="77777777" w:rsidR="00A16864" w:rsidRPr="00A16864" w:rsidRDefault="00A16864" w:rsidP="00A16864">
            <w:pPr>
              <w:pStyle w:val="Normal1"/>
              <w:rPr>
                <w:sz w:val="22"/>
                <w:lang w:val="es-ES"/>
              </w:rPr>
            </w:pPr>
            <w:r w:rsidRPr="00A16864">
              <w:rPr>
                <w:sz w:val="22"/>
                <w:lang w:val="es-ES"/>
              </w:rPr>
              <w:t>LCCI</w:t>
            </w:r>
          </w:p>
        </w:tc>
        <w:tc>
          <w:tcPr>
            <w:tcW w:w="4240" w:type="pct"/>
            <w:tcBorders>
              <w:top w:val="single" w:sz="6" w:space="0" w:color="auto"/>
              <w:left w:val="single" w:sz="6" w:space="0" w:color="auto"/>
              <w:bottom w:val="single" w:sz="6" w:space="0" w:color="auto"/>
              <w:right w:val="single" w:sz="6" w:space="0" w:color="auto"/>
            </w:tcBorders>
            <w:hideMark/>
          </w:tcPr>
          <w:p w14:paraId="230F9830" w14:textId="77777777" w:rsidR="00A16864" w:rsidRPr="00A16864" w:rsidRDefault="00A16864" w:rsidP="00A16864">
            <w:pPr>
              <w:pStyle w:val="Normal1"/>
              <w:rPr>
                <w:sz w:val="22"/>
                <w:lang w:val="es-ES"/>
              </w:rPr>
            </w:pPr>
            <w:r w:rsidRPr="00A16864">
              <w:rPr>
                <w:sz w:val="22"/>
                <w:lang w:val="es-ES"/>
              </w:rPr>
              <w:t>Ley de Contrato de Crédito Inmobiliario</w:t>
            </w:r>
          </w:p>
        </w:tc>
      </w:tr>
      <w:tr w:rsidR="00A16864" w:rsidRPr="00A16864" w14:paraId="48E8C171" w14:textId="77777777">
        <w:tc>
          <w:tcPr>
            <w:tcW w:w="760" w:type="pct"/>
            <w:tcBorders>
              <w:top w:val="single" w:sz="6" w:space="0" w:color="auto"/>
              <w:left w:val="single" w:sz="6" w:space="0" w:color="auto"/>
              <w:bottom w:val="single" w:sz="6" w:space="0" w:color="auto"/>
              <w:right w:val="single" w:sz="6" w:space="0" w:color="auto"/>
            </w:tcBorders>
            <w:hideMark/>
          </w:tcPr>
          <w:p w14:paraId="5802CB51" w14:textId="77777777" w:rsidR="00A16864" w:rsidRPr="00A16864" w:rsidRDefault="00A16864" w:rsidP="00A16864">
            <w:pPr>
              <w:pStyle w:val="Normal1"/>
              <w:rPr>
                <w:sz w:val="22"/>
                <w:lang w:val="es-ES"/>
              </w:rPr>
            </w:pPr>
            <w:r w:rsidRPr="00A16864">
              <w:rPr>
                <w:sz w:val="22"/>
                <w:lang w:val="es-ES"/>
              </w:rPr>
              <w:t>BSO</w:t>
            </w:r>
          </w:p>
        </w:tc>
        <w:tc>
          <w:tcPr>
            <w:tcW w:w="4240" w:type="pct"/>
            <w:tcBorders>
              <w:top w:val="single" w:sz="6" w:space="0" w:color="auto"/>
              <w:left w:val="single" w:sz="6" w:space="0" w:color="auto"/>
              <w:bottom w:val="single" w:sz="6" w:space="0" w:color="auto"/>
              <w:right w:val="single" w:sz="6" w:space="0" w:color="auto"/>
            </w:tcBorders>
            <w:hideMark/>
          </w:tcPr>
          <w:p w14:paraId="7E3EC3C1" w14:textId="77777777" w:rsidR="00A16864" w:rsidRPr="00A16864" w:rsidRDefault="00A16864" w:rsidP="00A16864">
            <w:pPr>
              <w:pStyle w:val="Normal1"/>
              <w:rPr>
                <w:sz w:val="22"/>
                <w:lang w:val="es-ES"/>
              </w:rPr>
            </w:pPr>
            <w:r w:rsidRPr="00A16864">
              <w:rPr>
                <w:sz w:val="22"/>
                <w:lang w:val="es-ES"/>
              </w:rPr>
              <w:t>BS Online</w:t>
            </w:r>
          </w:p>
        </w:tc>
      </w:tr>
      <w:tr w:rsidR="00A16864" w:rsidRPr="00A16864" w14:paraId="6D2C52E4" w14:textId="77777777">
        <w:tc>
          <w:tcPr>
            <w:tcW w:w="760" w:type="pct"/>
            <w:tcBorders>
              <w:top w:val="single" w:sz="6" w:space="0" w:color="auto"/>
              <w:left w:val="single" w:sz="6" w:space="0" w:color="auto"/>
              <w:bottom w:val="single" w:sz="6" w:space="0" w:color="auto"/>
              <w:right w:val="single" w:sz="6" w:space="0" w:color="auto"/>
            </w:tcBorders>
            <w:hideMark/>
          </w:tcPr>
          <w:p w14:paraId="2451EF7C" w14:textId="77777777" w:rsidR="00A16864" w:rsidRPr="00A16864" w:rsidRDefault="00A16864" w:rsidP="00A16864">
            <w:pPr>
              <w:pStyle w:val="Normal1"/>
              <w:rPr>
                <w:sz w:val="22"/>
                <w:lang w:val="es-ES"/>
              </w:rPr>
            </w:pPr>
            <w:r w:rsidRPr="00A16864">
              <w:rPr>
                <w:sz w:val="22"/>
                <w:lang w:val="es-ES"/>
              </w:rPr>
              <w:t>BSM</w:t>
            </w:r>
          </w:p>
        </w:tc>
        <w:tc>
          <w:tcPr>
            <w:tcW w:w="4240" w:type="pct"/>
            <w:tcBorders>
              <w:top w:val="single" w:sz="6" w:space="0" w:color="auto"/>
              <w:left w:val="single" w:sz="6" w:space="0" w:color="auto"/>
              <w:bottom w:val="single" w:sz="6" w:space="0" w:color="auto"/>
              <w:right w:val="single" w:sz="6" w:space="0" w:color="auto"/>
            </w:tcBorders>
            <w:hideMark/>
          </w:tcPr>
          <w:p w14:paraId="765D1CF1" w14:textId="77777777" w:rsidR="00A16864" w:rsidRPr="00A16864" w:rsidRDefault="00A16864" w:rsidP="00A16864">
            <w:pPr>
              <w:pStyle w:val="Normal1"/>
              <w:rPr>
                <w:sz w:val="22"/>
                <w:lang w:val="es-ES"/>
              </w:rPr>
            </w:pPr>
            <w:r w:rsidRPr="00A16864">
              <w:rPr>
                <w:sz w:val="22"/>
                <w:lang w:val="es-ES"/>
              </w:rPr>
              <w:t>BS Móvil</w:t>
            </w:r>
          </w:p>
        </w:tc>
      </w:tr>
      <w:tr w:rsidR="00A16864" w:rsidRPr="00A16864" w14:paraId="6863F6DE" w14:textId="77777777">
        <w:tc>
          <w:tcPr>
            <w:tcW w:w="760" w:type="pct"/>
            <w:tcBorders>
              <w:top w:val="single" w:sz="6" w:space="0" w:color="auto"/>
              <w:left w:val="single" w:sz="6" w:space="0" w:color="auto"/>
              <w:bottom w:val="single" w:sz="6" w:space="0" w:color="auto"/>
              <w:right w:val="single" w:sz="6" w:space="0" w:color="auto"/>
            </w:tcBorders>
            <w:hideMark/>
          </w:tcPr>
          <w:p w14:paraId="5874F315" w14:textId="77777777" w:rsidR="00A16864" w:rsidRPr="00A16864" w:rsidRDefault="00A16864" w:rsidP="00A16864">
            <w:pPr>
              <w:pStyle w:val="Normal1"/>
              <w:rPr>
                <w:sz w:val="22"/>
                <w:lang w:val="es-ES"/>
              </w:rPr>
            </w:pPr>
            <w:r w:rsidRPr="00A16864">
              <w:rPr>
                <w:sz w:val="22"/>
                <w:lang w:val="es-ES"/>
              </w:rPr>
              <w:t>GD</w:t>
            </w:r>
          </w:p>
        </w:tc>
        <w:tc>
          <w:tcPr>
            <w:tcW w:w="4240" w:type="pct"/>
            <w:tcBorders>
              <w:top w:val="single" w:sz="6" w:space="0" w:color="auto"/>
              <w:left w:val="single" w:sz="6" w:space="0" w:color="auto"/>
              <w:bottom w:val="single" w:sz="6" w:space="0" w:color="auto"/>
              <w:right w:val="single" w:sz="6" w:space="0" w:color="auto"/>
            </w:tcBorders>
            <w:hideMark/>
          </w:tcPr>
          <w:p w14:paraId="199E4905" w14:textId="77777777" w:rsidR="00A16864" w:rsidRPr="00A16864" w:rsidRDefault="00A16864" w:rsidP="00A16864">
            <w:pPr>
              <w:pStyle w:val="Normal1"/>
              <w:rPr>
                <w:sz w:val="22"/>
                <w:lang w:val="es-ES"/>
              </w:rPr>
            </w:pPr>
            <w:r w:rsidRPr="00A16864">
              <w:rPr>
                <w:sz w:val="22"/>
                <w:lang w:val="es-ES"/>
              </w:rPr>
              <w:t>Gestor Documental</w:t>
            </w:r>
          </w:p>
        </w:tc>
      </w:tr>
      <w:tr w:rsidR="00A16864" w:rsidRPr="00A16864" w14:paraId="6542B936" w14:textId="77777777">
        <w:tc>
          <w:tcPr>
            <w:tcW w:w="760" w:type="pct"/>
            <w:tcBorders>
              <w:top w:val="single" w:sz="6" w:space="0" w:color="auto"/>
              <w:left w:val="single" w:sz="6" w:space="0" w:color="auto"/>
              <w:bottom w:val="single" w:sz="6" w:space="0" w:color="auto"/>
              <w:right w:val="single" w:sz="6" w:space="0" w:color="auto"/>
            </w:tcBorders>
            <w:hideMark/>
          </w:tcPr>
          <w:p w14:paraId="5E028960" w14:textId="77777777" w:rsidR="00A16864" w:rsidRPr="00A16864" w:rsidRDefault="00A16864" w:rsidP="00A16864">
            <w:pPr>
              <w:pStyle w:val="Normal1"/>
              <w:rPr>
                <w:sz w:val="22"/>
                <w:lang w:val="es-ES"/>
              </w:rPr>
            </w:pPr>
            <w:r w:rsidRPr="00A16864">
              <w:rPr>
                <w:sz w:val="22"/>
                <w:lang w:val="es-ES"/>
              </w:rPr>
              <w:t>AA</w:t>
            </w:r>
          </w:p>
        </w:tc>
        <w:tc>
          <w:tcPr>
            <w:tcW w:w="4240" w:type="pct"/>
            <w:tcBorders>
              <w:top w:val="single" w:sz="6" w:space="0" w:color="auto"/>
              <w:left w:val="single" w:sz="6" w:space="0" w:color="auto"/>
              <w:bottom w:val="single" w:sz="6" w:space="0" w:color="auto"/>
              <w:right w:val="single" w:sz="6" w:space="0" w:color="auto"/>
            </w:tcBorders>
            <w:hideMark/>
          </w:tcPr>
          <w:p w14:paraId="225D02D7" w14:textId="77777777" w:rsidR="00A16864" w:rsidRPr="00A16864" w:rsidRDefault="00A16864" w:rsidP="00A16864">
            <w:pPr>
              <w:pStyle w:val="Normal1"/>
              <w:rPr>
                <w:sz w:val="22"/>
                <w:lang w:val="es-ES"/>
              </w:rPr>
            </w:pPr>
            <w:r w:rsidRPr="00A16864">
              <w:rPr>
                <w:sz w:val="22"/>
                <w:lang w:val="es-ES"/>
              </w:rPr>
              <w:t>Amortización Anticipada</w:t>
            </w:r>
          </w:p>
        </w:tc>
      </w:tr>
      <w:tr w:rsidR="00A16864" w:rsidRPr="00A16864" w14:paraId="37BFF4A3" w14:textId="77777777">
        <w:tc>
          <w:tcPr>
            <w:tcW w:w="760" w:type="pct"/>
            <w:tcBorders>
              <w:top w:val="single" w:sz="6" w:space="0" w:color="auto"/>
              <w:left w:val="single" w:sz="6" w:space="0" w:color="auto"/>
              <w:bottom w:val="single" w:sz="6" w:space="0" w:color="auto"/>
              <w:right w:val="single" w:sz="6" w:space="0" w:color="auto"/>
            </w:tcBorders>
            <w:hideMark/>
          </w:tcPr>
          <w:p w14:paraId="4BC834EB" w14:textId="77777777" w:rsidR="00A16864" w:rsidRPr="00A16864" w:rsidRDefault="00A16864" w:rsidP="00A16864">
            <w:pPr>
              <w:pStyle w:val="Normal1"/>
              <w:rPr>
                <w:sz w:val="22"/>
                <w:lang w:val="es-ES"/>
              </w:rPr>
            </w:pPr>
            <w:r w:rsidRPr="00A16864">
              <w:rPr>
                <w:sz w:val="22"/>
                <w:lang w:val="es-ES"/>
              </w:rPr>
              <w:t>CN</w:t>
            </w:r>
          </w:p>
        </w:tc>
        <w:tc>
          <w:tcPr>
            <w:tcW w:w="4240" w:type="pct"/>
            <w:tcBorders>
              <w:top w:val="single" w:sz="6" w:space="0" w:color="auto"/>
              <w:left w:val="single" w:sz="6" w:space="0" w:color="auto"/>
              <w:bottom w:val="single" w:sz="6" w:space="0" w:color="auto"/>
              <w:right w:val="single" w:sz="6" w:space="0" w:color="auto"/>
            </w:tcBorders>
            <w:hideMark/>
          </w:tcPr>
          <w:p w14:paraId="5AA2EF37" w14:textId="77777777" w:rsidR="00A16864" w:rsidRPr="00A16864" w:rsidRDefault="00A16864" w:rsidP="00A16864">
            <w:pPr>
              <w:pStyle w:val="Normal1"/>
              <w:rPr>
                <w:sz w:val="22"/>
                <w:lang w:val="es-ES"/>
              </w:rPr>
            </w:pPr>
            <w:r w:rsidRPr="00A16864">
              <w:rPr>
                <w:sz w:val="22"/>
                <w:lang w:val="es-ES"/>
              </w:rPr>
              <w:t>Cumplimiento normativo</w:t>
            </w:r>
          </w:p>
        </w:tc>
      </w:tr>
      <w:tr w:rsidR="00A16864" w:rsidRPr="00A16864" w14:paraId="6F83EC43" w14:textId="77777777">
        <w:tc>
          <w:tcPr>
            <w:tcW w:w="760" w:type="pct"/>
            <w:tcBorders>
              <w:top w:val="single" w:sz="6" w:space="0" w:color="auto"/>
              <w:left w:val="single" w:sz="6" w:space="0" w:color="auto"/>
              <w:bottom w:val="single" w:sz="6" w:space="0" w:color="auto"/>
              <w:right w:val="single" w:sz="6" w:space="0" w:color="auto"/>
            </w:tcBorders>
          </w:tcPr>
          <w:p w14:paraId="5A18DB05" w14:textId="77777777" w:rsidR="00A16864" w:rsidRPr="00A16864" w:rsidRDefault="00A16864" w:rsidP="00A16864">
            <w:pPr>
              <w:pStyle w:val="Normal1"/>
              <w:rPr>
                <w:sz w:val="22"/>
                <w:lang w:val="es-ES"/>
              </w:rPr>
            </w:pPr>
          </w:p>
        </w:tc>
        <w:tc>
          <w:tcPr>
            <w:tcW w:w="4240" w:type="pct"/>
            <w:tcBorders>
              <w:top w:val="single" w:sz="6" w:space="0" w:color="auto"/>
              <w:left w:val="single" w:sz="6" w:space="0" w:color="auto"/>
              <w:bottom w:val="single" w:sz="6" w:space="0" w:color="auto"/>
              <w:right w:val="single" w:sz="6" w:space="0" w:color="auto"/>
            </w:tcBorders>
          </w:tcPr>
          <w:p w14:paraId="06972570" w14:textId="77777777" w:rsidR="00A16864" w:rsidRPr="00A16864" w:rsidRDefault="00A16864" w:rsidP="00A16864">
            <w:pPr>
              <w:pStyle w:val="Normal1"/>
              <w:rPr>
                <w:sz w:val="22"/>
                <w:lang w:val="es-ES"/>
              </w:rPr>
            </w:pPr>
          </w:p>
        </w:tc>
      </w:tr>
    </w:tbl>
    <w:p w14:paraId="330BB77C" w14:textId="77777777" w:rsidR="00A16864" w:rsidRPr="00A16864" w:rsidRDefault="00A16864" w:rsidP="00A16864">
      <w:pPr>
        <w:pStyle w:val="Normal1"/>
        <w:rPr>
          <w:sz w:val="22"/>
        </w:rPr>
      </w:pPr>
    </w:p>
    <w:p w14:paraId="638ACE4F" w14:textId="77777777" w:rsidR="00A16864" w:rsidRPr="00A16864" w:rsidRDefault="00A16864" w:rsidP="00A16864">
      <w:pPr>
        <w:pStyle w:val="Normal1"/>
        <w:rPr>
          <w:sz w:val="22"/>
        </w:rPr>
      </w:pPr>
    </w:p>
    <w:p w14:paraId="5F19AABA" w14:textId="77777777" w:rsidR="00A16864" w:rsidRPr="00A16864" w:rsidRDefault="00A16864" w:rsidP="0055464A">
      <w:pPr>
        <w:pStyle w:val="Heading2"/>
        <w:numPr>
          <w:ilvl w:val="1"/>
          <w:numId w:val="9"/>
        </w:numPr>
        <w:spacing w:line="240" w:lineRule="auto"/>
        <w:jc w:val="left"/>
        <w:rPr>
          <w:rFonts w:ascii="Arial" w:hAnsi="Arial"/>
          <w:snapToGrid w:val="0"/>
          <w:color w:val="000000"/>
          <w:szCs w:val="24"/>
          <w:lang w:eastAsia="es-ES"/>
        </w:rPr>
      </w:pPr>
      <w:bookmarkStart w:id="38" w:name="_Toc215568691"/>
      <w:r w:rsidRPr="00A16864">
        <w:rPr>
          <w:rFonts w:ascii="Times New Roman" w:hAnsi="Times New Roman"/>
        </w:rPr>
        <w:t>Legislación</w:t>
      </w:r>
      <w:bookmarkEnd w:id="38"/>
    </w:p>
    <w:p w14:paraId="76B78F56" w14:textId="77777777" w:rsidR="00A16864" w:rsidRPr="00A16864" w:rsidRDefault="00A16864" w:rsidP="00A16864">
      <w:pPr>
        <w:pStyle w:val="Normal1"/>
        <w:numPr>
          <w:ilvl w:val="0"/>
          <w:numId w:val="21"/>
        </w:numPr>
        <w:rPr>
          <w:sz w:val="22"/>
          <w:szCs w:val="22"/>
        </w:rPr>
      </w:pPr>
      <w:r w:rsidRPr="00A16864">
        <w:rPr>
          <w:sz w:val="22"/>
          <w:szCs w:val="22"/>
        </w:rPr>
        <w:t>Ley 41/2007 de 7 de diciembre, compensación por riesgo de tipo de interés en préstamos sujetos a dicha Ley.</w:t>
      </w:r>
    </w:p>
    <w:p w14:paraId="7B02DA6A" w14:textId="77777777" w:rsidR="00A16864" w:rsidRPr="00A16864" w:rsidRDefault="00A16864" w:rsidP="00A16864">
      <w:pPr>
        <w:pStyle w:val="Normal1"/>
        <w:numPr>
          <w:ilvl w:val="0"/>
          <w:numId w:val="21"/>
        </w:numPr>
        <w:rPr>
          <w:sz w:val="22"/>
          <w:szCs w:val="22"/>
        </w:rPr>
      </w:pPr>
      <w:r w:rsidRPr="00A16864">
        <w:rPr>
          <w:sz w:val="22"/>
          <w:szCs w:val="22"/>
        </w:rPr>
        <w:t>Ley 5/2019 de 15 de marzo reguladora de los contratos de crédito inmobiliario (LCCI) con entrada en vigor 16 de junio de 2019.</w:t>
      </w:r>
    </w:p>
    <w:p w14:paraId="3781FE3C" w14:textId="77777777" w:rsidR="00A16864" w:rsidRPr="00A16864" w:rsidRDefault="00A16864" w:rsidP="00A16864">
      <w:pPr>
        <w:pStyle w:val="Normal1"/>
        <w:numPr>
          <w:ilvl w:val="0"/>
          <w:numId w:val="21"/>
        </w:numPr>
        <w:rPr>
          <w:sz w:val="22"/>
          <w:szCs w:val="22"/>
        </w:rPr>
      </w:pPr>
      <w:r w:rsidRPr="00A16864">
        <w:rPr>
          <w:sz w:val="22"/>
          <w:szCs w:val="22"/>
        </w:rPr>
        <w:t>Ley 16/2011, derecho de desistimiento del contrato.</w:t>
      </w:r>
    </w:p>
    <w:p w14:paraId="110302AA" w14:textId="77777777" w:rsidR="00A16864" w:rsidRPr="00A16864" w:rsidRDefault="00A16864" w:rsidP="00A16864">
      <w:pPr>
        <w:pStyle w:val="Normal1"/>
        <w:rPr>
          <w:sz w:val="22"/>
          <w:szCs w:val="22"/>
        </w:rPr>
      </w:pPr>
    </w:p>
    <w:p w14:paraId="3B89F672" w14:textId="77777777" w:rsidR="00A16864" w:rsidRPr="00A16864" w:rsidRDefault="00A16864" w:rsidP="00A16864">
      <w:pPr>
        <w:pStyle w:val="Normal1"/>
        <w:rPr>
          <w:sz w:val="22"/>
        </w:rPr>
      </w:pPr>
    </w:p>
    <w:p w14:paraId="36C04037" w14:textId="77777777" w:rsidR="00A16864" w:rsidRPr="00A16864" w:rsidRDefault="00A16864" w:rsidP="00A16864">
      <w:pPr>
        <w:pStyle w:val="Normal1"/>
        <w:rPr>
          <w:sz w:val="22"/>
        </w:rPr>
      </w:pPr>
    </w:p>
    <w:p w14:paraId="086C5ECB" w14:textId="77777777" w:rsidR="00A16864" w:rsidRPr="00A16864" w:rsidRDefault="00A16864" w:rsidP="0055464A">
      <w:pPr>
        <w:pStyle w:val="Heading2"/>
        <w:numPr>
          <w:ilvl w:val="1"/>
          <w:numId w:val="9"/>
        </w:numPr>
        <w:spacing w:line="240" w:lineRule="auto"/>
        <w:jc w:val="left"/>
        <w:rPr>
          <w:rFonts w:ascii="Arial" w:hAnsi="Arial"/>
          <w:snapToGrid w:val="0"/>
          <w:color w:val="000000"/>
          <w:szCs w:val="24"/>
          <w:lang w:eastAsia="es-ES"/>
        </w:rPr>
      </w:pPr>
      <w:bookmarkStart w:id="39" w:name="_Toc215568692"/>
      <w:r w:rsidRPr="00A16864">
        <w:rPr>
          <w:rFonts w:ascii="Times New Roman" w:hAnsi="Times New Roman"/>
        </w:rPr>
        <w:t>Estado</w:t>
      </w:r>
      <w:r w:rsidRPr="00A16864">
        <w:rPr>
          <w:rFonts w:ascii="Arial" w:hAnsi="Arial"/>
          <w:snapToGrid w:val="0"/>
          <w:color w:val="000000"/>
          <w:szCs w:val="24"/>
          <w:lang w:eastAsia="es-ES"/>
        </w:rPr>
        <w:t xml:space="preserve"> Actual</w:t>
      </w:r>
      <w:bookmarkEnd w:id="39"/>
      <w:r w:rsidRPr="00A16864">
        <w:rPr>
          <w:rFonts w:ascii="Arial" w:hAnsi="Arial"/>
          <w:snapToGrid w:val="0"/>
          <w:color w:val="000000"/>
          <w:szCs w:val="24"/>
          <w:lang w:eastAsia="es-ES"/>
        </w:rPr>
        <w:t xml:space="preserve"> </w:t>
      </w:r>
    </w:p>
    <w:p w14:paraId="0B6117C2" w14:textId="77777777" w:rsidR="000E1D4E" w:rsidRDefault="000E1D4E" w:rsidP="00A16864">
      <w:pPr>
        <w:pStyle w:val="Normal1"/>
        <w:rPr>
          <w:sz w:val="22"/>
        </w:rPr>
      </w:pPr>
    </w:p>
    <w:p w14:paraId="407D38EF" w14:textId="6EC15EDC" w:rsidR="00A16864" w:rsidRPr="00A16864" w:rsidRDefault="00A16864" w:rsidP="365D2436">
      <w:pPr>
        <w:pStyle w:val="Normal1"/>
        <w:rPr>
          <w:sz w:val="22"/>
          <w:szCs w:val="22"/>
          <w:lang w:val="es-ES"/>
        </w:rPr>
      </w:pPr>
      <w:r w:rsidRPr="365D2436">
        <w:rPr>
          <w:sz w:val="22"/>
          <w:szCs w:val="22"/>
          <w:lang w:val="es-ES"/>
        </w:rPr>
        <w:t>Actualmente, la mayoría de las ejecuciones de Amortizaciones Anticipadas (AA) que solicita el cliente desde BSOnline o BSMóvil, se realizan de forma automática. Durante el proceso de amortización anticipada, el cliente no firma ningún documento, visualiza la simulación mostrada en pantalla y firma con segunda coordenada.</w:t>
      </w:r>
    </w:p>
    <w:p w14:paraId="1EFE0297" w14:textId="77777777" w:rsidR="00A16864" w:rsidRPr="00A16864" w:rsidRDefault="00A16864" w:rsidP="00A16864">
      <w:pPr>
        <w:pStyle w:val="Normal1"/>
        <w:rPr>
          <w:sz w:val="22"/>
        </w:rPr>
      </w:pPr>
      <w:r w:rsidRPr="00A16864">
        <w:rPr>
          <w:sz w:val="22"/>
        </w:rPr>
        <w:t xml:space="preserve">No obstante, hay ciertas operaciones que no siguen el circuito automático; en estos casos, después de que el cliente actualice sus datos de correo electrónico y teléfono por pantalla, se genera un correo electrónico que se gestiona desde el CSA, concretamente cuando el préstamo/operación cumple alguna de las siguientes condiciones. El producto de préstamo tiene parametrizado en la TPA de productos (PR001) el campo de amortización anticipada INDAMOR. </w:t>
      </w:r>
    </w:p>
    <w:p w14:paraId="15365465" w14:textId="77777777" w:rsidR="009F07FD" w:rsidRDefault="009F07FD" w:rsidP="00A16864">
      <w:pPr>
        <w:pStyle w:val="Normal1"/>
        <w:rPr>
          <w:sz w:val="22"/>
        </w:rPr>
      </w:pPr>
    </w:p>
    <w:p w14:paraId="11B62590" w14:textId="250D95BE" w:rsidR="00A16864" w:rsidRPr="00A16864" w:rsidRDefault="00A16864" w:rsidP="00A16864">
      <w:pPr>
        <w:pStyle w:val="Normal1"/>
        <w:rPr>
          <w:sz w:val="22"/>
        </w:rPr>
      </w:pPr>
      <w:r w:rsidRPr="00A16864">
        <w:rPr>
          <w:sz w:val="22"/>
        </w:rPr>
        <w:t xml:space="preserve">Con este dato se controla si puede simularse una amortización anticipada o no. </w:t>
      </w:r>
    </w:p>
    <w:p w14:paraId="087CF452" w14:textId="77777777" w:rsidR="009F07FD" w:rsidRDefault="009F07FD" w:rsidP="00A16864">
      <w:pPr>
        <w:pStyle w:val="Normal1"/>
        <w:rPr>
          <w:sz w:val="22"/>
        </w:rPr>
      </w:pPr>
    </w:p>
    <w:p w14:paraId="13CBBC76" w14:textId="60506D46" w:rsidR="00A16864" w:rsidRDefault="00A16864" w:rsidP="00A16864">
      <w:pPr>
        <w:pStyle w:val="Normal1"/>
        <w:rPr>
          <w:sz w:val="22"/>
        </w:rPr>
      </w:pPr>
      <w:r w:rsidRPr="00A16864">
        <w:rPr>
          <w:sz w:val="22"/>
        </w:rPr>
        <w:t>Este campo, INDAMOR, puede devolver los valores “N”, “C” o “S”:</w:t>
      </w:r>
    </w:p>
    <w:p w14:paraId="1CA57A26" w14:textId="77777777" w:rsidR="009F07FD" w:rsidRPr="00A16864" w:rsidRDefault="009F07FD" w:rsidP="00A16864">
      <w:pPr>
        <w:pStyle w:val="Normal1"/>
        <w:rPr>
          <w:sz w:val="22"/>
        </w:rPr>
      </w:pPr>
    </w:p>
    <w:p w14:paraId="0A09C8B9" w14:textId="77777777" w:rsidR="00A16864" w:rsidRPr="00A16864" w:rsidRDefault="00A16864" w:rsidP="00A16864">
      <w:pPr>
        <w:pStyle w:val="Normal1"/>
        <w:numPr>
          <w:ilvl w:val="0"/>
          <w:numId w:val="22"/>
        </w:numPr>
        <w:rPr>
          <w:sz w:val="22"/>
        </w:rPr>
      </w:pPr>
      <w:r w:rsidRPr="00A16864">
        <w:rPr>
          <w:sz w:val="22"/>
        </w:rPr>
        <w:t>A-INDAMOR = C.</w:t>
      </w:r>
    </w:p>
    <w:p w14:paraId="34660A1E" w14:textId="77777777" w:rsidR="00A16864" w:rsidRPr="00A16864" w:rsidRDefault="00A16864" w:rsidP="00A16864">
      <w:pPr>
        <w:pStyle w:val="Normal1"/>
        <w:numPr>
          <w:ilvl w:val="2"/>
          <w:numId w:val="22"/>
        </w:numPr>
        <w:rPr>
          <w:sz w:val="22"/>
        </w:rPr>
      </w:pPr>
      <w:r w:rsidRPr="00A16864">
        <w:rPr>
          <w:sz w:val="22"/>
        </w:rPr>
        <w:t>Cuota fija</w:t>
      </w:r>
    </w:p>
    <w:p w14:paraId="499F017B" w14:textId="77777777" w:rsidR="00A16864" w:rsidRPr="00A16864" w:rsidRDefault="00A16864" w:rsidP="00A16864">
      <w:pPr>
        <w:pStyle w:val="Normal1"/>
        <w:numPr>
          <w:ilvl w:val="2"/>
          <w:numId w:val="22"/>
        </w:numPr>
        <w:rPr>
          <w:sz w:val="22"/>
        </w:rPr>
      </w:pPr>
      <w:r w:rsidRPr="00A16864">
        <w:rPr>
          <w:sz w:val="22"/>
        </w:rPr>
        <w:t xml:space="preserve">Amortización de capital por calendario </w:t>
      </w:r>
    </w:p>
    <w:p w14:paraId="7408AAB1" w14:textId="77777777" w:rsidR="00A16864" w:rsidRPr="00A16864" w:rsidRDefault="00A16864" w:rsidP="00A16864">
      <w:pPr>
        <w:pStyle w:val="Normal1"/>
        <w:rPr>
          <w:sz w:val="22"/>
        </w:rPr>
      </w:pPr>
    </w:p>
    <w:p w14:paraId="0B892E6E" w14:textId="77777777" w:rsidR="00A16864" w:rsidRPr="00A16864" w:rsidRDefault="00A16864" w:rsidP="00A16864">
      <w:pPr>
        <w:pStyle w:val="Normal1"/>
        <w:rPr>
          <w:sz w:val="22"/>
        </w:rPr>
      </w:pPr>
      <w:r w:rsidRPr="00A16864">
        <w:rPr>
          <w:sz w:val="22"/>
        </w:rPr>
        <w:t>El sistema de liquidación no permite simular la AA según lo parametrizado en TPA PR025. Actualmente solo se permite simular para el caso de Cuota constante</w:t>
      </w:r>
    </w:p>
    <w:p w14:paraId="28C6FB9E" w14:textId="77777777" w:rsidR="00A16864" w:rsidRPr="00A16864" w:rsidRDefault="00A16864" w:rsidP="00A16864">
      <w:pPr>
        <w:pStyle w:val="Normal1"/>
        <w:rPr>
          <w:sz w:val="22"/>
        </w:rPr>
      </w:pPr>
    </w:p>
    <w:p w14:paraId="74AFA513" w14:textId="77777777" w:rsidR="00A16864" w:rsidRPr="00A16864" w:rsidRDefault="00A16864" w:rsidP="00A16864">
      <w:pPr>
        <w:pStyle w:val="Normal1"/>
        <w:numPr>
          <w:ilvl w:val="0"/>
          <w:numId w:val="22"/>
        </w:numPr>
        <w:rPr>
          <w:sz w:val="22"/>
        </w:rPr>
      </w:pPr>
      <w:r w:rsidRPr="00A16864">
        <w:rPr>
          <w:sz w:val="22"/>
        </w:rPr>
        <w:t>A-INDAMOR = N No permite simular la AA. Se envía esta marca cuando el préstamo:</w:t>
      </w:r>
    </w:p>
    <w:p w14:paraId="115CD173" w14:textId="77777777" w:rsidR="00A16864" w:rsidRPr="00A16864" w:rsidRDefault="00A16864" w:rsidP="00A16864">
      <w:pPr>
        <w:pStyle w:val="Normal1"/>
        <w:numPr>
          <w:ilvl w:val="1"/>
          <w:numId w:val="23"/>
        </w:numPr>
        <w:rPr>
          <w:sz w:val="22"/>
          <w:lang w:val="es-ES"/>
        </w:rPr>
      </w:pPr>
      <w:r w:rsidRPr="00A16864">
        <w:rPr>
          <w:sz w:val="22"/>
          <w:lang w:val="es-ES"/>
        </w:rPr>
        <w:t>Está bloqueado</w:t>
      </w:r>
    </w:p>
    <w:p w14:paraId="30DBF2E2" w14:textId="77777777" w:rsidR="00A16864" w:rsidRPr="00A16864" w:rsidRDefault="00A16864" w:rsidP="00A16864">
      <w:pPr>
        <w:pStyle w:val="Normal1"/>
        <w:numPr>
          <w:ilvl w:val="1"/>
          <w:numId w:val="23"/>
        </w:numPr>
        <w:rPr>
          <w:sz w:val="22"/>
          <w:lang w:val="es-ES"/>
        </w:rPr>
      </w:pPr>
      <w:r w:rsidRPr="00A16864">
        <w:rPr>
          <w:sz w:val="22"/>
          <w:lang w:val="es-ES"/>
        </w:rPr>
        <w:t>No está incorporado</w:t>
      </w:r>
    </w:p>
    <w:p w14:paraId="0101943C" w14:textId="77777777" w:rsidR="00A16864" w:rsidRPr="00A16864" w:rsidRDefault="00A16864" w:rsidP="00A16864">
      <w:pPr>
        <w:pStyle w:val="Normal1"/>
        <w:numPr>
          <w:ilvl w:val="1"/>
          <w:numId w:val="24"/>
        </w:numPr>
        <w:rPr>
          <w:sz w:val="22"/>
          <w:lang w:val="es-ES"/>
        </w:rPr>
      </w:pPr>
      <w:r w:rsidRPr="00A16864">
        <w:rPr>
          <w:sz w:val="22"/>
          <w:lang w:val="es-ES"/>
        </w:rPr>
        <w:t>Si es migrado CAM, BMN, BCG o LBI y tienen marcado en tablas (PR09) que el cuadro de amortización no fue migrado completamente.</w:t>
      </w:r>
    </w:p>
    <w:p w14:paraId="34A063E4" w14:textId="77777777" w:rsidR="00A16864" w:rsidRPr="00A16864" w:rsidRDefault="00A16864" w:rsidP="00A16864">
      <w:pPr>
        <w:pStyle w:val="Normal1"/>
        <w:numPr>
          <w:ilvl w:val="1"/>
          <w:numId w:val="23"/>
        </w:numPr>
        <w:rPr>
          <w:sz w:val="22"/>
          <w:lang w:val="es-ES"/>
        </w:rPr>
      </w:pPr>
      <w:r w:rsidRPr="00A16864">
        <w:rPr>
          <w:sz w:val="22"/>
          <w:lang w:val="es-ES"/>
        </w:rPr>
        <w:t>Si en la TPA Ampliación operativas BSONLINE (PR025) se encuentra algún problema para obtener la información según parametrización:</w:t>
      </w:r>
    </w:p>
    <w:p w14:paraId="0824EE1C" w14:textId="77777777" w:rsidR="00A16864" w:rsidRPr="00A16864" w:rsidRDefault="00A16864" w:rsidP="00A16864">
      <w:pPr>
        <w:pStyle w:val="Normal1"/>
        <w:numPr>
          <w:ilvl w:val="2"/>
          <w:numId w:val="23"/>
        </w:numPr>
        <w:rPr>
          <w:sz w:val="22"/>
          <w:lang w:val="es-ES"/>
        </w:rPr>
      </w:pPr>
      <w:r w:rsidRPr="00A16864">
        <w:rPr>
          <w:sz w:val="22"/>
          <w:lang w:val="es-ES"/>
        </w:rPr>
        <w:t>Préstamos de convenio.</w:t>
      </w:r>
    </w:p>
    <w:p w14:paraId="0BCF63B5" w14:textId="77777777" w:rsidR="00A16864" w:rsidRPr="00A16864" w:rsidRDefault="00A16864" w:rsidP="00A16864">
      <w:pPr>
        <w:pStyle w:val="Normal1"/>
        <w:numPr>
          <w:ilvl w:val="2"/>
          <w:numId w:val="23"/>
        </w:numPr>
        <w:rPr>
          <w:sz w:val="22"/>
          <w:lang w:val="es-ES"/>
        </w:rPr>
      </w:pPr>
      <w:r w:rsidRPr="00A16864">
        <w:rPr>
          <w:sz w:val="22"/>
          <w:lang w:val="es-ES"/>
        </w:rPr>
        <w:t>La amortización implica retrocesión / regeneración.</w:t>
      </w:r>
    </w:p>
    <w:p w14:paraId="2E30C313" w14:textId="77777777" w:rsidR="00A16864" w:rsidRPr="00A16864" w:rsidRDefault="00A16864" w:rsidP="00A16864">
      <w:pPr>
        <w:pStyle w:val="Normal1"/>
        <w:numPr>
          <w:ilvl w:val="2"/>
          <w:numId w:val="23"/>
        </w:numPr>
        <w:rPr>
          <w:sz w:val="22"/>
          <w:lang w:val="es-ES"/>
        </w:rPr>
      </w:pPr>
      <w:r w:rsidRPr="00A16864">
        <w:rPr>
          <w:sz w:val="22"/>
          <w:lang w:val="es-ES"/>
        </w:rPr>
        <w:t>Hipoteca personal</w:t>
      </w:r>
    </w:p>
    <w:p w14:paraId="1FB88775" w14:textId="77777777" w:rsidR="00A16864" w:rsidRPr="00A16864" w:rsidRDefault="00A16864" w:rsidP="00A16864">
      <w:pPr>
        <w:pStyle w:val="Normal1"/>
        <w:numPr>
          <w:ilvl w:val="2"/>
          <w:numId w:val="23"/>
        </w:numPr>
        <w:rPr>
          <w:sz w:val="22"/>
          <w:lang w:val="es-ES"/>
        </w:rPr>
      </w:pPr>
      <w:r w:rsidRPr="00A16864">
        <w:rPr>
          <w:sz w:val="22"/>
          <w:lang w:val="es-ES"/>
        </w:rPr>
        <w:t>Préstamo promotor.</w:t>
      </w:r>
    </w:p>
    <w:p w14:paraId="053163A5" w14:textId="77777777" w:rsidR="00A16864" w:rsidRPr="00A16864" w:rsidRDefault="00A16864" w:rsidP="00A16864">
      <w:pPr>
        <w:pStyle w:val="Normal1"/>
        <w:numPr>
          <w:ilvl w:val="2"/>
          <w:numId w:val="23"/>
        </w:numPr>
        <w:rPr>
          <w:sz w:val="22"/>
          <w:lang w:val="es-ES"/>
        </w:rPr>
      </w:pPr>
      <w:r w:rsidRPr="00A16864">
        <w:rPr>
          <w:sz w:val="22"/>
          <w:lang w:val="es-ES"/>
        </w:rPr>
        <w:t>IMPMAX: Esta marca se envía cuando se solicita una amortización por un importe superior a 30.000eur. Cuando CSA recibe una petición de este tipo, negocio decidió que se debía gestionar enviando antes un correo a la oficina para que el gestor tenga la oportunidad de ofrecerle otro producto en que invertir el importe. En función de la respuesta al correo, CSA procede o no con la AA</w:t>
      </w:r>
    </w:p>
    <w:p w14:paraId="52C85B63" w14:textId="77777777" w:rsidR="00A16864" w:rsidRPr="00A16864" w:rsidRDefault="00A16864" w:rsidP="00A16864">
      <w:pPr>
        <w:pStyle w:val="Normal1"/>
        <w:numPr>
          <w:ilvl w:val="2"/>
          <w:numId w:val="23"/>
        </w:numPr>
        <w:rPr>
          <w:sz w:val="22"/>
          <w:lang w:val="es-ES"/>
        </w:rPr>
      </w:pPr>
      <w:r w:rsidRPr="00A16864">
        <w:rPr>
          <w:sz w:val="22"/>
          <w:lang w:val="es-ES"/>
        </w:rPr>
        <w:t>IMPTOTIMP: No está al día, tiene impagos.</w:t>
      </w:r>
    </w:p>
    <w:p w14:paraId="6B66CE20" w14:textId="77777777" w:rsidR="00A16864" w:rsidRPr="00A16864" w:rsidRDefault="00A16864" w:rsidP="00A16864">
      <w:pPr>
        <w:pStyle w:val="Normal1"/>
        <w:numPr>
          <w:ilvl w:val="2"/>
          <w:numId w:val="23"/>
        </w:numPr>
        <w:rPr>
          <w:sz w:val="22"/>
          <w:lang w:val="es-ES"/>
        </w:rPr>
      </w:pPr>
      <w:r w:rsidRPr="00A16864">
        <w:rPr>
          <w:sz w:val="22"/>
          <w:lang w:val="es-ES"/>
        </w:rPr>
        <w:t>INDGAR: Indicador si el contrato tiene garantía hipotecaria. Si es así posteriormente a la cancelación, canales muestra un mensaje referente a la cancelación registral.</w:t>
      </w:r>
    </w:p>
    <w:p w14:paraId="61FE8C05" w14:textId="77777777" w:rsidR="00A16864" w:rsidRPr="00A16864" w:rsidRDefault="00A16864" w:rsidP="00A16864">
      <w:pPr>
        <w:pStyle w:val="Normal1"/>
        <w:rPr>
          <w:sz w:val="22"/>
        </w:rPr>
      </w:pPr>
    </w:p>
    <w:p w14:paraId="7D4E9951" w14:textId="7496608F" w:rsidR="00A16864" w:rsidRPr="00A16864" w:rsidRDefault="00A16864" w:rsidP="009F07FD">
      <w:pPr>
        <w:pStyle w:val="Normal1"/>
        <w:ind w:left="708"/>
        <w:rPr>
          <w:sz w:val="22"/>
        </w:rPr>
      </w:pPr>
      <w:r w:rsidRPr="00A16864">
        <w:rPr>
          <w:sz w:val="22"/>
        </w:rPr>
        <w:t xml:space="preserve">En todos estos casos (excepto en el último (INDGAR)) se envía un correo a CSA </w:t>
      </w:r>
      <w:hyperlink r:id="rId15" w:history="1">
        <w:r w:rsidR="009F07FD" w:rsidRPr="00A16864">
          <w:rPr>
            <w:rStyle w:val="Hyperlink"/>
            <w:sz w:val="22"/>
          </w:rPr>
          <w:t xml:space="preserve"> AmortizacionesPrestamos@bancsabadell.com</w:t>
        </w:r>
      </w:hyperlink>
    </w:p>
    <w:p w14:paraId="4B5CC225" w14:textId="77777777" w:rsidR="00A16864" w:rsidRPr="00A16864" w:rsidRDefault="00A16864" w:rsidP="00A16864">
      <w:pPr>
        <w:pStyle w:val="Normal1"/>
        <w:rPr>
          <w:sz w:val="22"/>
        </w:rPr>
      </w:pPr>
    </w:p>
    <w:p w14:paraId="4090D9E3" w14:textId="77777777" w:rsidR="00A16864" w:rsidRPr="00A16864" w:rsidRDefault="00A16864" w:rsidP="00A16864">
      <w:pPr>
        <w:pStyle w:val="Normal1"/>
        <w:numPr>
          <w:ilvl w:val="0"/>
          <w:numId w:val="22"/>
        </w:numPr>
        <w:rPr>
          <w:sz w:val="22"/>
        </w:rPr>
      </w:pPr>
      <w:r w:rsidRPr="00A16864">
        <w:rPr>
          <w:sz w:val="22"/>
        </w:rPr>
        <w:t>A-INDAMOR = S se realiza la simulación del préstamo y luego se amortiza automáticamente. Son los casos que no necesitan intervención y pueden hacerse en autoservicio. No generan ningún email.</w:t>
      </w:r>
    </w:p>
    <w:p w14:paraId="5C0DA7F4" w14:textId="77777777" w:rsidR="009F07FD" w:rsidRDefault="009F07FD" w:rsidP="00A16864">
      <w:pPr>
        <w:pStyle w:val="Normal1"/>
        <w:rPr>
          <w:sz w:val="22"/>
        </w:rPr>
      </w:pPr>
    </w:p>
    <w:p w14:paraId="1003A825" w14:textId="134BBFE6" w:rsidR="00A16864" w:rsidRPr="00A16864" w:rsidRDefault="00A16864" w:rsidP="00A16864">
      <w:pPr>
        <w:pStyle w:val="Normal1"/>
        <w:rPr>
          <w:sz w:val="22"/>
        </w:rPr>
      </w:pPr>
      <w:r w:rsidRPr="00A16864">
        <w:rPr>
          <w:sz w:val="22"/>
        </w:rPr>
        <w:t>Únicamente en los casos de AA automática, el cliente no firma ningún documento, simplemente acepta la simulación mostrada en pantalla y firma con segunda coordenada.</w:t>
      </w:r>
    </w:p>
    <w:p w14:paraId="1CF3AD56" w14:textId="77777777" w:rsidR="009F07FD" w:rsidRDefault="009F07FD" w:rsidP="00A16864">
      <w:pPr>
        <w:pStyle w:val="Normal1"/>
        <w:rPr>
          <w:sz w:val="22"/>
        </w:rPr>
      </w:pPr>
    </w:p>
    <w:p w14:paraId="77563C46" w14:textId="3E3F4981" w:rsidR="00A16864" w:rsidRPr="00A16864" w:rsidRDefault="00A16864" w:rsidP="00A16864">
      <w:pPr>
        <w:pStyle w:val="Normal1"/>
        <w:rPr>
          <w:sz w:val="22"/>
        </w:rPr>
      </w:pPr>
      <w:r w:rsidRPr="00A16864">
        <w:rPr>
          <w:sz w:val="22"/>
        </w:rPr>
        <w:t>En las no automáticas, se le muestra un mensaje para indicarle que se le va a gestionar de forma remota. El cliente no acepta ninguna pantalla con la simulación, ya que, al estar el préstamo bloqueado, no permite simular.</w:t>
      </w:r>
    </w:p>
    <w:p w14:paraId="76C3607E" w14:textId="77777777" w:rsidR="009F07FD" w:rsidRDefault="009F07FD" w:rsidP="00A16864">
      <w:pPr>
        <w:pStyle w:val="Normal1"/>
        <w:rPr>
          <w:sz w:val="22"/>
        </w:rPr>
      </w:pPr>
    </w:p>
    <w:p w14:paraId="42534968" w14:textId="4B4D7D0E" w:rsidR="00A16864" w:rsidRPr="00A16864" w:rsidRDefault="00A16864" w:rsidP="00A16864">
      <w:pPr>
        <w:pStyle w:val="Normal1"/>
        <w:rPr>
          <w:sz w:val="22"/>
        </w:rPr>
      </w:pPr>
      <w:r w:rsidRPr="00A16864">
        <w:rPr>
          <w:sz w:val="22"/>
        </w:rPr>
        <w:t>Por otro lado, en la documentación contractual de la mayoría de los productos de préstamos al consumo, se incluye un clausulado reflejando el derecho de desistimiento del contrato, contemplado en la Ley 16/2011.</w:t>
      </w:r>
    </w:p>
    <w:p w14:paraId="4DAFEE5C" w14:textId="77777777" w:rsidR="009F07FD" w:rsidRDefault="009F07FD" w:rsidP="00A16864">
      <w:pPr>
        <w:pStyle w:val="Normal1"/>
        <w:rPr>
          <w:sz w:val="22"/>
        </w:rPr>
      </w:pPr>
    </w:p>
    <w:p w14:paraId="1033FDEA" w14:textId="4059BCE2" w:rsidR="00A16864" w:rsidRPr="00A16864" w:rsidRDefault="00A16864" w:rsidP="00A16864">
      <w:pPr>
        <w:pStyle w:val="Normal1"/>
        <w:rPr>
          <w:sz w:val="22"/>
        </w:rPr>
      </w:pPr>
      <w:r w:rsidRPr="00A16864">
        <w:rPr>
          <w:sz w:val="22"/>
        </w:rPr>
        <w:t>En esta ley se indica que, para ejercer el derecho de desistimiento, el cliente dispone de un plazo de 14 días naturales, contados a partir de la fecha de firma del último de los titulares intervinientes.</w:t>
      </w:r>
    </w:p>
    <w:p w14:paraId="5E887195" w14:textId="77777777" w:rsidR="009F07FD" w:rsidRDefault="009F07FD" w:rsidP="00A16864">
      <w:pPr>
        <w:pStyle w:val="Normal1"/>
        <w:rPr>
          <w:sz w:val="22"/>
        </w:rPr>
      </w:pPr>
    </w:p>
    <w:p w14:paraId="35A0B966" w14:textId="71582B77" w:rsidR="00A16864" w:rsidRPr="00A16864" w:rsidRDefault="00A16864" w:rsidP="365D2436">
      <w:pPr>
        <w:pStyle w:val="Normal1"/>
        <w:rPr>
          <w:sz w:val="22"/>
          <w:szCs w:val="22"/>
          <w:lang w:val="es-ES"/>
        </w:rPr>
      </w:pPr>
      <w:r w:rsidRPr="365D2436">
        <w:rPr>
          <w:sz w:val="22"/>
          <w:szCs w:val="22"/>
          <w:lang w:val="es-ES"/>
        </w:rPr>
        <w:t>Desde Banca a Distancia (BSO y BSM) no existe la posibilidad de que el cliente pueda hacer uso de este derecho de desistimiento, sólo está disponible la posibilidad de realizar la cancelación total del contrato.</w:t>
      </w:r>
    </w:p>
    <w:p w14:paraId="784E130C" w14:textId="77777777" w:rsidR="009F07FD" w:rsidRDefault="009F07FD" w:rsidP="00A16864">
      <w:pPr>
        <w:pStyle w:val="Normal1"/>
        <w:rPr>
          <w:sz w:val="22"/>
        </w:rPr>
      </w:pPr>
    </w:p>
    <w:p w14:paraId="71F54B27" w14:textId="337A5CFD" w:rsidR="00A16864" w:rsidRPr="00A16864" w:rsidRDefault="00A16864" w:rsidP="00A16864">
      <w:pPr>
        <w:pStyle w:val="Normal1"/>
        <w:rPr>
          <w:sz w:val="22"/>
        </w:rPr>
      </w:pPr>
      <w:r w:rsidRPr="00A16864">
        <w:rPr>
          <w:sz w:val="22"/>
        </w:rPr>
        <w:t>Al realizar la operativa mediante cancelación anticipada, no sólo no se abona al cliente las comisiones cobradas en la apertura, sino que, además, se cargan las comisiones por cancelación que correspondan, así como los intereses devengados hasta la fecha de cancelación.</w:t>
      </w:r>
    </w:p>
    <w:p w14:paraId="6A5113D9" w14:textId="77777777" w:rsidR="00A16864" w:rsidRPr="00A16864" w:rsidRDefault="00A16864" w:rsidP="00A16864">
      <w:pPr>
        <w:pStyle w:val="Normal1"/>
        <w:rPr>
          <w:sz w:val="22"/>
        </w:rPr>
      </w:pPr>
    </w:p>
    <w:p w14:paraId="43734F43" w14:textId="77777777" w:rsidR="00A16864" w:rsidRPr="00A16864" w:rsidRDefault="00A16864" w:rsidP="000E1D4E">
      <w:pPr>
        <w:pStyle w:val="Heading1"/>
        <w:numPr>
          <w:ilvl w:val="0"/>
          <w:numId w:val="9"/>
        </w:numPr>
        <w:spacing w:line="240" w:lineRule="auto"/>
        <w:rPr>
          <w:rFonts w:ascii="Times New Roman" w:hAnsi="Times New Roman"/>
        </w:rPr>
      </w:pPr>
      <w:bookmarkStart w:id="40" w:name="_Toc215568693"/>
      <w:commentRangeStart w:id="41"/>
      <w:commentRangeStart w:id="42"/>
      <w:r w:rsidRPr="00A16864">
        <w:rPr>
          <w:rFonts w:ascii="Times New Roman" w:hAnsi="Times New Roman"/>
        </w:rPr>
        <w:t>Objetivo</w:t>
      </w:r>
      <w:bookmarkEnd w:id="40"/>
      <w:commentRangeEnd w:id="41"/>
      <w:r w:rsidRPr="00A16864">
        <w:rPr>
          <w:rStyle w:val="CommentReference"/>
          <w:rFonts w:ascii="Times New Roman" w:hAnsi="Times New Roman"/>
          <w:sz w:val="28"/>
          <w:szCs w:val="20"/>
        </w:rPr>
        <w:commentReference w:id="41"/>
      </w:r>
      <w:commentRangeEnd w:id="42"/>
      <w:r w:rsidRPr="00A16864">
        <w:rPr>
          <w:rStyle w:val="CommentReference"/>
          <w:rFonts w:ascii="Times New Roman" w:hAnsi="Times New Roman"/>
          <w:sz w:val="28"/>
          <w:szCs w:val="20"/>
        </w:rPr>
        <w:commentReference w:id="42"/>
      </w:r>
    </w:p>
    <w:p w14:paraId="39B4989A" w14:textId="77777777" w:rsidR="00A16864" w:rsidRPr="00A16864" w:rsidRDefault="00A16864" w:rsidP="00A16864">
      <w:pPr>
        <w:pStyle w:val="Normal1"/>
        <w:rPr>
          <w:sz w:val="22"/>
        </w:rPr>
      </w:pPr>
    </w:p>
    <w:p w14:paraId="604F2EED" w14:textId="77777777" w:rsidR="00A16864" w:rsidRPr="00A16864" w:rsidRDefault="00A16864" w:rsidP="00A16864">
      <w:pPr>
        <w:pStyle w:val="Normal1"/>
        <w:rPr>
          <w:sz w:val="22"/>
        </w:rPr>
      </w:pPr>
      <w:r w:rsidRPr="00A16864">
        <w:rPr>
          <w:sz w:val="22"/>
        </w:rPr>
        <w:t xml:space="preserve">El objetivo del proyecto </w:t>
      </w:r>
      <w:commentRangeStart w:id="43"/>
      <w:commentRangeStart w:id="44"/>
      <w:r w:rsidRPr="00A16864">
        <w:rPr>
          <w:sz w:val="22"/>
        </w:rPr>
        <w:t>es</w:t>
      </w:r>
      <w:commentRangeEnd w:id="43"/>
      <w:r w:rsidRPr="00A16864">
        <w:rPr>
          <w:rStyle w:val="CommentReference"/>
          <w:sz w:val="22"/>
          <w:szCs w:val="20"/>
        </w:rPr>
        <w:commentReference w:id="43"/>
      </w:r>
      <w:commentRangeEnd w:id="44"/>
      <w:r w:rsidRPr="00A16864">
        <w:rPr>
          <w:rStyle w:val="CommentReference"/>
          <w:sz w:val="22"/>
          <w:szCs w:val="20"/>
        </w:rPr>
        <w:commentReference w:id="44"/>
      </w:r>
      <w:r w:rsidRPr="00A16864">
        <w:rPr>
          <w:sz w:val="22"/>
        </w:rPr>
        <w:t>:</w:t>
      </w:r>
    </w:p>
    <w:p w14:paraId="58C811EA" w14:textId="77777777" w:rsidR="00A16864" w:rsidRPr="00A16864" w:rsidRDefault="00A16864" w:rsidP="00A16864">
      <w:pPr>
        <w:pStyle w:val="Normal1"/>
        <w:rPr>
          <w:sz w:val="22"/>
        </w:rPr>
      </w:pPr>
    </w:p>
    <w:p w14:paraId="0E64135B" w14:textId="77777777" w:rsidR="00A16864" w:rsidRPr="00A16864" w:rsidRDefault="00A16864" w:rsidP="00A16864">
      <w:pPr>
        <w:pStyle w:val="Normal1"/>
        <w:numPr>
          <w:ilvl w:val="0"/>
          <w:numId w:val="22"/>
        </w:numPr>
        <w:rPr>
          <w:sz w:val="22"/>
        </w:rPr>
      </w:pPr>
      <w:r w:rsidRPr="00A16864">
        <w:rPr>
          <w:sz w:val="22"/>
        </w:rPr>
        <w:t xml:space="preserve">Para el caso de préstamos con destino particular, impedir al cliente la realización de la operativa de cancelación total cuando la operativa correcta a realizar se corresponda con </w:t>
      </w:r>
      <w:r w:rsidRPr="00A16864">
        <w:rPr>
          <w:sz w:val="22"/>
          <w:u w:val="single"/>
        </w:rPr>
        <w:t>la anulación del contrato por desistimiento</w:t>
      </w:r>
      <w:r w:rsidRPr="00A16864">
        <w:rPr>
          <w:sz w:val="22"/>
        </w:rPr>
        <w:t>.</w:t>
      </w:r>
    </w:p>
    <w:p w14:paraId="30473944" w14:textId="77777777" w:rsidR="00A16864" w:rsidRPr="00A16864" w:rsidRDefault="00A16864" w:rsidP="00A16864">
      <w:pPr>
        <w:pStyle w:val="Normal1"/>
        <w:rPr>
          <w:sz w:val="22"/>
        </w:rPr>
      </w:pPr>
    </w:p>
    <w:p w14:paraId="376CA9D0" w14:textId="77777777" w:rsidR="00A16864" w:rsidRPr="00A16864" w:rsidRDefault="00A16864" w:rsidP="009F07FD">
      <w:pPr>
        <w:pStyle w:val="Normal1"/>
        <w:ind w:left="708"/>
        <w:rPr>
          <w:sz w:val="22"/>
        </w:rPr>
      </w:pPr>
      <w:r w:rsidRPr="00A16864">
        <w:rPr>
          <w:sz w:val="22"/>
        </w:rPr>
        <w:t>En los casos en los que se tramite una cancelación total en el periodo de desistimiento, se comunicará al cliente la posibilidad de ejercer el derecho de desistimiento (mediante mensaje / pop up con las instrucciones para su solicitud), bloqueando la posibilidad de amortización anticipada siempre que se solicite únicamente, dentro de los 14 días de dicho periodo de desistimiento.</w:t>
      </w:r>
    </w:p>
    <w:p w14:paraId="5EBB6EAC" w14:textId="77777777" w:rsidR="00A16864" w:rsidRPr="00A16864" w:rsidRDefault="00A16864" w:rsidP="00A16864">
      <w:pPr>
        <w:pStyle w:val="Normal1"/>
        <w:rPr>
          <w:sz w:val="22"/>
        </w:rPr>
      </w:pPr>
    </w:p>
    <w:p w14:paraId="57919BB8" w14:textId="77777777" w:rsidR="00A16864" w:rsidRPr="00A16864" w:rsidRDefault="00A16864" w:rsidP="00A16864">
      <w:pPr>
        <w:pStyle w:val="Normal1"/>
        <w:numPr>
          <w:ilvl w:val="0"/>
          <w:numId w:val="22"/>
        </w:numPr>
        <w:rPr>
          <w:sz w:val="22"/>
        </w:rPr>
      </w:pPr>
      <w:r w:rsidRPr="00A16864">
        <w:rPr>
          <w:sz w:val="22"/>
        </w:rPr>
        <w:t xml:space="preserve">Para el caso de </w:t>
      </w:r>
      <w:r w:rsidRPr="00A16864">
        <w:rPr>
          <w:sz w:val="22"/>
          <w:u w:val="single"/>
        </w:rPr>
        <w:t>AA automática</w:t>
      </w:r>
      <w:r w:rsidRPr="00A16864">
        <w:rPr>
          <w:sz w:val="22"/>
        </w:rPr>
        <w:t>, en el que no aplique desistimiento, debido a la Ley de Contratos de Crédito Inmobiliario (LCCI), el siguiente objetivo a cumplir será entregar nueva documentación con anterioridad a la realización de la amortización anticipada, ya sea total o parcial, así como calcular la pérdida financiera si la hay. La LCCI establece que en ningún caso podrá superarse la pérdida financiera calculada proporcionalmente al capital reembolsado.</w:t>
      </w:r>
    </w:p>
    <w:p w14:paraId="080FB684" w14:textId="77777777" w:rsidR="00A16864" w:rsidRDefault="00A16864" w:rsidP="009F07FD">
      <w:pPr>
        <w:pStyle w:val="Normal1"/>
        <w:ind w:left="708"/>
        <w:rPr>
          <w:sz w:val="22"/>
        </w:rPr>
      </w:pPr>
      <w:r w:rsidRPr="00A16864">
        <w:rPr>
          <w:sz w:val="22"/>
        </w:rPr>
        <w:t>El cliente visualizará el nuevo documento, “Información relativa a su solicitud de reembolso anticipado.docx” (adjunto en Anexos) y para poder avanzar en la AA, deberá obligatoriamente quedar registrada y validada la firma del cliente.</w:t>
      </w:r>
    </w:p>
    <w:p w14:paraId="69605E93" w14:textId="77777777" w:rsidR="009F07FD" w:rsidRPr="00A16864" w:rsidRDefault="009F07FD" w:rsidP="009F07FD">
      <w:pPr>
        <w:pStyle w:val="Normal1"/>
        <w:ind w:left="708"/>
        <w:rPr>
          <w:sz w:val="22"/>
        </w:rPr>
      </w:pPr>
    </w:p>
    <w:p w14:paraId="5DD9A32B" w14:textId="77777777" w:rsidR="00A16864" w:rsidRDefault="00A16864" w:rsidP="00A16864">
      <w:pPr>
        <w:pStyle w:val="Normal1"/>
        <w:numPr>
          <w:ilvl w:val="0"/>
          <w:numId w:val="22"/>
        </w:numPr>
        <w:rPr>
          <w:sz w:val="22"/>
        </w:rPr>
      </w:pPr>
      <w:r w:rsidRPr="00A16864">
        <w:rPr>
          <w:sz w:val="22"/>
        </w:rPr>
        <w:t xml:space="preserve">Para el caso de </w:t>
      </w:r>
      <w:r w:rsidRPr="00A16864">
        <w:rPr>
          <w:sz w:val="22"/>
          <w:u w:val="single"/>
        </w:rPr>
        <w:t>AA no automática</w:t>
      </w:r>
      <w:r w:rsidRPr="00A16864">
        <w:rPr>
          <w:sz w:val="22"/>
        </w:rPr>
        <w:t>, el circuito será el mismo que actualmente y se dirigirán las operaciones a CSA. Al cliente se le muestra un mensaje para indicarle que se le va a gestionar de forma remota. El cliente no acepta ninguna pantalla con la simulación, ya que, al estar el préstamo bloqueado, no permite simular. El objetivo es que el Banco responda con la información necesaria en papel (u otro soporte duradero) en un máximo de 3 días desde la demanda del cliente.</w:t>
      </w:r>
    </w:p>
    <w:p w14:paraId="2903BE04" w14:textId="77777777" w:rsidR="009F07FD" w:rsidRPr="00A16864" w:rsidRDefault="009F07FD" w:rsidP="009F07FD">
      <w:pPr>
        <w:pStyle w:val="Normal1"/>
        <w:ind w:left="720"/>
        <w:rPr>
          <w:sz w:val="22"/>
        </w:rPr>
      </w:pPr>
    </w:p>
    <w:p w14:paraId="015591D3" w14:textId="77777777" w:rsidR="00A16864" w:rsidRPr="00A16864" w:rsidRDefault="00A16864" w:rsidP="365D2436">
      <w:pPr>
        <w:pStyle w:val="Normal1"/>
        <w:numPr>
          <w:ilvl w:val="0"/>
          <w:numId w:val="22"/>
        </w:numPr>
        <w:rPr>
          <w:sz w:val="22"/>
          <w:szCs w:val="22"/>
          <w:highlight w:val="yellow"/>
          <w:lang w:val="es-ES"/>
        </w:rPr>
      </w:pPr>
      <w:r w:rsidRPr="365D2436">
        <w:rPr>
          <w:sz w:val="22"/>
          <w:szCs w:val="22"/>
          <w:highlight w:val="yellow"/>
          <w:lang w:val="es-ES"/>
        </w:rPr>
        <w:t xml:space="preserve">En el caso de </w:t>
      </w:r>
      <w:r w:rsidRPr="365D2436">
        <w:rPr>
          <w:sz w:val="22"/>
          <w:szCs w:val="22"/>
          <w:highlight w:val="yellow"/>
          <w:u w:val="single"/>
          <w:lang w:val="es-ES"/>
        </w:rPr>
        <w:t>préstamos con destino empresarial</w:t>
      </w:r>
      <w:r w:rsidRPr="365D2436">
        <w:rPr>
          <w:sz w:val="22"/>
          <w:szCs w:val="22"/>
          <w:highlight w:val="yellow"/>
          <w:lang w:val="es-ES"/>
        </w:rPr>
        <w:t>, en los que no aplique la LCCI, se seguirá el proceso actual por el que solo se presenta el documento con la simulación de la amortización anticipada por pantalla en pdf, a través de un acceso “ver documentación”, antes de continuar con la amortización.</w:t>
      </w:r>
    </w:p>
    <w:p w14:paraId="23970E36" w14:textId="77777777" w:rsidR="009F07FD" w:rsidRPr="009F07FD" w:rsidRDefault="009F07FD" w:rsidP="009F07FD">
      <w:pPr>
        <w:pStyle w:val="Normal1"/>
        <w:ind w:left="708"/>
        <w:rPr>
          <w:sz w:val="22"/>
          <w:highlight w:val="yellow"/>
          <w:lang w:val="es-ES"/>
        </w:rPr>
      </w:pPr>
    </w:p>
    <w:p w14:paraId="4AC80007" w14:textId="19BE4261" w:rsidR="00A16864" w:rsidRPr="00A16864" w:rsidRDefault="00A16864" w:rsidP="009F07FD">
      <w:pPr>
        <w:pStyle w:val="Normal1"/>
        <w:ind w:left="708"/>
        <w:rPr>
          <w:sz w:val="22"/>
        </w:rPr>
      </w:pPr>
      <w:r w:rsidRPr="00A16864">
        <w:rPr>
          <w:sz w:val="22"/>
          <w:highlight w:val="yellow"/>
          <w:lang w:val="es-ES"/>
        </w:rPr>
        <w:t xml:space="preserve">Cuando los clientes se conecten a través de BSO/BSM al portal </w:t>
      </w:r>
      <w:commentRangeStart w:id="45"/>
      <w:r w:rsidRPr="00A16864">
        <w:rPr>
          <w:sz w:val="22"/>
          <w:highlight w:val="yellow"/>
          <w:lang w:val="es-ES"/>
        </w:rPr>
        <w:t>de empresas</w:t>
      </w:r>
      <w:commentRangeEnd w:id="45"/>
      <w:r w:rsidR="00814C5B" w:rsidRPr="00A16864">
        <w:rPr>
          <w:rStyle w:val="CommentReference"/>
          <w:sz w:val="22"/>
          <w:szCs w:val="20"/>
          <w:highlight w:val="yellow"/>
          <w:lang w:val="es-ES"/>
        </w:rPr>
        <w:commentReference w:id="45"/>
      </w:r>
      <w:r w:rsidRPr="00A16864">
        <w:rPr>
          <w:sz w:val="22"/>
          <w:highlight w:val="yellow"/>
          <w:lang w:val="es-ES"/>
        </w:rPr>
        <w:t xml:space="preserve">, se continuará con el flujo actual </w:t>
      </w:r>
      <w:del w:id="46" w:author="Martin Chico, M." w:date="2025-12-12T08:56:00Z" w16du:dateUtc="2025-12-12T07:56:00Z">
        <w:r w:rsidRPr="00A16864" w:rsidDel="00983778">
          <w:rPr>
            <w:sz w:val="22"/>
            <w:highlight w:val="yellow"/>
            <w:lang w:val="es-ES"/>
          </w:rPr>
          <w:delText xml:space="preserve">de Legacy </w:delText>
        </w:r>
      </w:del>
      <w:r w:rsidRPr="00A16864">
        <w:rPr>
          <w:sz w:val="22"/>
          <w:highlight w:val="yellow"/>
          <w:lang w:val="es-ES"/>
        </w:rPr>
        <w:t xml:space="preserve">sin realizar ninguna modificación, </w:t>
      </w:r>
      <w:ins w:id="47" w:author="FONTANET ANTOLIN, SUSANA" w:date="2025-12-11T09:39:00Z" w16du:dateUtc="2025-12-11T08:39:00Z">
        <w:r w:rsidR="006E4CB8" w:rsidRPr="006E4CB8">
          <w:rPr>
            <w:color w:val="FF0000"/>
            <w:sz w:val="22"/>
            <w:highlight w:val="yellow"/>
            <w:lang w:val="es-ES"/>
            <w:rPrChange w:id="48" w:author="FONTANET ANTOLIN, SUSANA" w:date="2025-12-11T09:41:00Z" w16du:dateUtc="2025-12-11T08:41:00Z">
              <w:rPr>
                <w:sz w:val="22"/>
                <w:highlight w:val="yellow"/>
                <w:lang w:val="es-ES"/>
              </w:rPr>
            </w:rPrChange>
          </w:rPr>
          <w:t>a</w:t>
        </w:r>
      </w:ins>
      <w:ins w:id="49" w:author="FONTANET ANTOLIN, SUSANA" w:date="2025-12-11T09:40:00Z" w16du:dateUtc="2025-12-11T08:40:00Z">
        <w:r w:rsidR="006E4CB8" w:rsidRPr="006E4CB8">
          <w:rPr>
            <w:color w:val="FF0000"/>
            <w:sz w:val="22"/>
            <w:highlight w:val="yellow"/>
            <w:lang w:val="es-ES"/>
            <w:rPrChange w:id="50" w:author="FONTANET ANTOLIN, SUSANA" w:date="2025-12-11T09:41:00Z" w16du:dateUtc="2025-12-11T08:41:00Z">
              <w:rPr>
                <w:sz w:val="22"/>
                <w:highlight w:val="yellow"/>
                <w:lang w:val="es-ES"/>
              </w:rPr>
            </w:rPrChange>
          </w:rPr>
          <w:t xml:space="preserve"> no ser que el préstamo tenga la marca LCCI, en este caso, se derivaría al portal de particulares</w:t>
        </w:r>
        <w:r w:rsidR="006E4CB8">
          <w:rPr>
            <w:sz w:val="22"/>
            <w:highlight w:val="yellow"/>
            <w:lang w:val="es-ES"/>
          </w:rPr>
          <w:t xml:space="preserve">. </w:t>
        </w:r>
        <w:del w:id="51" w:author="Martin Chico, M." w:date="2025-12-12T08:57:00Z" w16du:dateUtc="2025-12-12T07:57:00Z">
          <w:r w:rsidR="006E4CB8" w:rsidDel="00D060A3">
            <w:rPr>
              <w:sz w:val="22"/>
              <w:highlight w:val="yellow"/>
              <w:lang w:val="es-ES"/>
            </w:rPr>
            <w:delText>M</w:delText>
          </w:r>
        </w:del>
      </w:ins>
      <w:del w:id="52" w:author="FONTANET ANTOLIN, SUSANA" w:date="2025-12-11T09:40:00Z" w16du:dateUtc="2025-12-11T08:40:00Z">
        <w:r w:rsidRPr="00A16864" w:rsidDel="006E4CB8">
          <w:rPr>
            <w:sz w:val="22"/>
            <w:highlight w:val="yellow"/>
            <w:lang w:val="es-ES"/>
          </w:rPr>
          <w:delText>m</w:delText>
        </w:r>
      </w:del>
      <w:del w:id="53" w:author="Martin Chico, M." w:date="2025-12-12T08:57:00Z" w16du:dateUtc="2025-12-12T07:57:00Z">
        <w:r w:rsidRPr="00A16864" w:rsidDel="00D060A3">
          <w:rPr>
            <w:sz w:val="22"/>
            <w:highlight w:val="yellow"/>
            <w:lang w:val="es-ES"/>
          </w:rPr>
          <w:delText>ientras que s</w:delText>
        </w:r>
      </w:del>
      <w:ins w:id="54" w:author="Martin Chico, M." w:date="2025-12-12T08:57:00Z" w16du:dateUtc="2025-12-12T07:57:00Z">
        <w:r w:rsidR="00D060A3">
          <w:rPr>
            <w:sz w:val="22"/>
            <w:highlight w:val="yellow"/>
            <w:lang w:val="es-ES"/>
          </w:rPr>
          <w:t>S</w:t>
        </w:r>
      </w:ins>
      <w:r w:rsidRPr="00A16864">
        <w:rPr>
          <w:sz w:val="22"/>
          <w:highlight w:val="yellow"/>
          <w:lang w:val="es-ES"/>
        </w:rPr>
        <w:t>i entran al portal de particulares se habilitará este nuevo flujo para la amortización anticipada de préstamos</w:t>
      </w:r>
      <w:del w:id="55" w:author="Martin Chico, M." w:date="2025-12-12T08:57:00Z" w16du:dateUtc="2025-12-12T07:57:00Z">
        <w:r w:rsidRPr="00A16864" w:rsidDel="00D04226">
          <w:rPr>
            <w:sz w:val="22"/>
            <w:highlight w:val="yellow"/>
            <w:lang w:val="es-ES"/>
          </w:rPr>
          <w:delText xml:space="preserve"> en P4</w:delText>
        </w:r>
      </w:del>
      <w:r w:rsidRPr="00A16864">
        <w:rPr>
          <w:sz w:val="22"/>
          <w:highlight w:val="yellow"/>
          <w:lang w:val="es-ES"/>
        </w:rPr>
        <w:t>.</w:t>
      </w:r>
    </w:p>
    <w:p w14:paraId="75B5E51B" w14:textId="77777777" w:rsidR="00A16864" w:rsidRPr="00A16864" w:rsidRDefault="00A16864" w:rsidP="00A16864">
      <w:pPr>
        <w:pStyle w:val="Normal1"/>
        <w:rPr>
          <w:sz w:val="22"/>
        </w:rPr>
      </w:pPr>
    </w:p>
    <w:p w14:paraId="5E233CEF" w14:textId="77777777" w:rsidR="00A16864" w:rsidRPr="00A16864" w:rsidRDefault="00A16864" w:rsidP="00A16864">
      <w:pPr>
        <w:pStyle w:val="Normal1"/>
        <w:rPr>
          <w:sz w:val="22"/>
        </w:rPr>
      </w:pPr>
    </w:p>
    <w:p w14:paraId="08E58E0B" w14:textId="77777777" w:rsidR="00A16864" w:rsidRPr="00A16864" w:rsidRDefault="00A16864" w:rsidP="00A16864">
      <w:pPr>
        <w:pStyle w:val="Normal1"/>
        <w:rPr>
          <w:sz w:val="22"/>
        </w:rPr>
      </w:pPr>
    </w:p>
    <w:p w14:paraId="69870114" w14:textId="40BBDE39" w:rsidR="00A16864" w:rsidRPr="00A16864" w:rsidRDefault="00A16864" w:rsidP="00A16864">
      <w:pPr>
        <w:pStyle w:val="Normal1"/>
        <w:rPr>
          <w:sz w:val="22"/>
        </w:rPr>
      </w:pPr>
      <w:r w:rsidRPr="00A16864">
        <w:rPr>
          <w:sz w:val="22"/>
          <w:highlight w:val="yellow"/>
        </w:rPr>
        <w:t xml:space="preserve">En cuanto al nuevo </w:t>
      </w:r>
      <w:commentRangeStart w:id="56"/>
      <w:r w:rsidRPr="00A16864">
        <w:rPr>
          <w:sz w:val="22"/>
          <w:highlight w:val="yellow"/>
        </w:rPr>
        <w:t xml:space="preserve">flujo </w:t>
      </w:r>
      <w:del w:id="57" w:author="Martin Chico, M." w:date="2025-12-12T08:58:00Z" w16du:dateUtc="2025-12-12T07:58:00Z">
        <w:r w:rsidRPr="00A16864" w:rsidDel="001739D8">
          <w:rPr>
            <w:sz w:val="22"/>
            <w:highlight w:val="yellow"/>
          </w:rPr>
          <w:delText>en P4</w:delText>
        </w:r>
      </w:del>
      <w:ins w:id="58" w:author="Martin Chico, M." w:date="2025-12-12T08:58:00Z" w16du:dateUtc="2025-12-12T07:58:00Z">
        <w:r w:rsidR="001739D8">
          <w:rPr>
            <w:sz w:val="22"/>
            <w:highlight w:val="yellow"/>
          </w:rPr>
          <w:t>de partic</w:t>
        </w:r>
      </w:ins>
      <w:ins w:id="59" w:author="Martin Chico, M." w:date="2025-12-12T08:59:00Z" w16du:dateUtc="2025-12-12T07:59:00Z">
        <w:r w:rsidR="001739D8">
          <w:rPr>
            <w:sz w:val="22"/>
            <w:highlight w:val="yellow"/>
          </w:rPr>
          <w:t>ulares</w:t>
        </w:r>
        <w:commentRangeEnd w:id="56"/>
        <w:r w:rsidR="001739D8" w:rsidRPr="00A16864">
          <w:rPr>
            <w:rStyle w:val="CommentReference"/>
            <w:sz w:val="22"/>
            <w:szCs w:val="20"/>
            <w:highlight w:val="yellow"/>
          </w:rPr>
          <w:commentReference w:id="56"/>
        </w:r>
      </w:ins>
      <w:r w:rsidRPr="00A16864">
        <w:rPr>
          <w:sz w:val="22"/>
          <w:highlight w:val="yellow"/>
        </w:rPr>
        <w:t>, se realizará el despliegue en producción a clientes de forma progresiva, es decir, se hará en distintas olas añadiendo porcentaje de clientes al flujo nuevo, discriminado por finalización de DNI. El progreso de las distintas OLAS estará supeditado a que no se encuentren incidencias bloqueantes que impidan a los clientes usar la operativa nueva. Este tratamiento está fuera del alcance de PR</w:t>
      </w:r>
      <w:ins w:id="60" w:author="Martin Chico, M." w:date="2025-12-22T08:09:00Z" w16du:dateUtc="2025-12-22T07:09:00Z">
        <w:r w:rsidR="005D6C3C" w:rsidRPr="000C2320">
          <w:rPr>
            <w:sz w:val="22"/>
            <w:highlight w:val="green"/>
            <w:rPrChange w:id="61" w:author="Martin Chico, M." w:date="2025-12-22T08:10:00Z" w16du:dateUtc="2025-12-22T07:10:00Z">
              <w:rPr>
                <w:sz w:val="22"/>
              </w:rPr>
            </w:rPrChange>
          </w:rPr>
          <w:t>, pero sí será tratado en el proyecto</w:t>
        </w:r>
      </w:ins>
      <w:del w:id="62" w:author="Martin Chico, M." w:date="2025-12-22T08:09:00Z" w16du:dateUtc="2025-12-22T07:09:00Z">
        <w:r w:rsidRPr="000C2320" w:rsidDel="005D6C3C">
          <w:rPr>
            <w:sz w:val="22"/>
            <w:highlight w:val="green"/>
            <w:rPrChange w:id="63" w:author="Martin Chico, M." w:date="2025-12-22T08:10:00Z" w16du:dateUtc="2025-12-22T07:10:00Z">
              <w:rPr>
                <w:sz w:val="22"/>
                <w:highlight w:val="yellow"/>
              </w:rPr>
            </w:rPrChange>
          </w:rPr>
          <w:delText>.</w:delText>
        </w:r>
      </w:del>
    </w:p>
    <w:p w14:paraId="7B41483C" w14:textId="77777777" w:rsidR="00A16864" w:rsidRPr="00A16864" w:rsidRDefault="00A16864" w:rsidP="00A16864">
      <w:pPr>
        <w:pStyle w:val="Normal1"/>
        <w:rPr>
          <w:sz w:val="22"/>
          <w:lang w:val="es-ES"/>
        </w:rPr>
      </w:pPr>
    </w:p>
    <w:p w14:paraId="127D1C30" w14:textId="77777777" w:rsidR="00A16864" w:rsidRPr="00A16864" w:rsidRDefault="00A16864" w:rsidP="365D2436">
      <w:pPr>
        <w:pStyle w:val="Heading1"/>
        <w:numPr>
          <w:ilvl w:val="0"/>
          <w:numId w:val="9"/>
        </w:numPr>
        <w:spacing w:line="240" w:lineRule="auto"/>
        <w:rPr>
          <w:rFonts w:ascii="Times New Roman" w:hAnsi="Times New Roman"/>
          <w:lang w:val="es-ES"/>
        </w:rPr>
      </w:pPr>
      <w:bookmarkStart w:id="64" w:name="_Toc215568694"/>
      <w:r w:rsidRPr="365D2436">
        <w:rPr>
          <w:rFonts w:ascii="Times New Roman" w:hAnsi="Times New Roman"/>
          <w:lang w:val="es-ES"/>
        </w:rPr>
        <w:t>Procesos A Modificar</w:t>
      </w:r>
      <w:bookmarkEnd w:id="64"/>
    </w:p>
    <w:p w14:paraId="64AF109D" w14:textId="77777777" w:rsidR="00A16864" w:rsidRPr="00A16864" w:rsidRDefault="00A16864" w:rsidP="00A16864">
      <w:pPr>
        <w:pStyle w:val="Normal1"/>
        <w:rPr>
          <w:sz w:val="22"/>
        </w:rPr>
      </w:pPr>
    </w:p>
    <w:p w14:paraId="2B1D3333" w14:textId="77777777" w:rsidR="00A16864" w:rsidRPr="00A16864" w:rsidRDefault="00A16864" w:rsidP="0055464A">
      <w:pPr>
        <w:pStyle w:val="Heading2"/>
        <w:numPr>
          <w:ilvl w:val="1"/>
          <w:numId w:val="25"/>
        </w:numPr>
        <w:spacing w:line="240" w:lineRule="auto"/>
        <w:jc w:val="left"/>
        <w:rPr>
          <w:rFonts w:ascii="Times New Roman" w:hAnsi="Times New Roman"/>
        </w:rPr>
      </w:pPr>
      <w:bookmarkStart w:id="65" w:name="_Toc203059395"/>
      <w:bookmarkStart w:id="66" w:name="_Toc215568695"/>
      <w:r w:rsidRPr="00A16864">
        <w:rPr>
          <w:rFonts w:ascii="Times New Roman" w:hAnsi="Times New Roman"/>
        </w:rPr>
        <w:t>Consulta Datos Contrato Préstamos</w:t>
      </w:r>
      <w:bookmarkEnd w:id="65"/>
      <w:bookmarkEnd w:id="66"/>
    </w:p>
    <w:p w14:paraId="1A41EF0A" w14:textId="7508E583" w:rsidR="00A16864" w:rsidRPr="00A16864" w:rsidRDefault="00A16864" w:rsidP="009F07FD">
      <w:pPr>
        <w:pStyle w:val="Normal1"/>
        <w:ind w:left="576"/>
        <w:rPr>
          <w:sz w:val="22"/>
        </w:rPr>
      </w:pPr>
      <w:r w:rsidRPr="00A16864">
        <w:rPr>
          <w:sz w:val="22"/>
        </w:rPr>
        <w:t xml:space="preserve">Cuando el cliente accede a los datos de sus Préstamos para realizar una amortización (Financiación / Amortización), tanto en BSO como en BSM, selecciona el contrato que desea amortizar. </w:t>
      </w:r>
    </w:p>
    <w:p w14:paraId="6E7C1F5B" w14:textId="77777777" w:rsidR="00A16864" w:rsidRPr="00A16864" w:rsidRDefault="00A16864" w:rsidP="009F07FD">
      <w:pPr>
        <w:pStyle w:val="Normal1"/>
        <w:ind w:left="576"/>
        <w:rPr>
          <w:sz w:val="22"/>
          <w:lang w:val="es-ES"/>
        </w:rPr>
      </w:pPr>
    </w:p>
    <w:p w14:paraId="2ACBE643" w14:textId="77777777" w:rsidR="00A16864" w:rsidRPr="00A16864" w:rsidRDefault="00A16864" w:rsidP="009F07FD">
      <w:pPr>
        <w:pStyle w:val="Normal1"/>
        <w:ind w:left="576"/>
        <w:rPr>
          <w:sz w:val="22"/>
          <w:u w:val="single"/>
        </w:rPr>
      </w:pPr>
      <w:r w:rsidRPr="00A16864">
        <w:rPr>
          <w:sz w:val="22"/>
          <w:u w:val="single"/>
        </w:rPr>
        <w:t>IMPACTO EN PR</w:t>
      </w:r>
    </w:p>
    <w:p w14:paraId="6B4D6A16" w14:textId="77777777" w:rsidR="00A16864" w:rsidRPr="00A16864" w:rsidRDefault="00A16864" w:rsidP="009F07FD">
      <w:pPr>
        <w:pStyle w:val="Normal1"/>
        <w:ind w:left="576"/>
        <w:rPr>
          <w:sz w:val="22"/>
        </w:rPr>
      </w:pPr>
    </w:p>
    <w:p w14:paraId="13EBAE5A" w14:textId="77777777" w:rsidR="00A16864" w:rsidRPr="00A16864" w:rsidRDefault="00A16864" w:rsidP="009F07FD">
      <w:pPr>
        <w:pStyle w:val="Normal1"/>
        <w:ind w:left="576"/>
        <w:rPr>
          <w:sz w:val="22"/>
        </w:rPr>
      </w:pPr>
      <w:r w:rsidRPr="00A16864">
        <w:rPr>
          <w:sz w:val="22"/>
        </w:rPr>
        <w:t>Actualmente en la Consulta de Datos del Contrato de Préstamo, BSO / BSM llaman a un servicio Host (PR7570). A partir del código de contrato se recuperan los datos necesarios para realizar la operación:</w:t>
      </w:r>
    </w:p>
    <w:p w14:paraId="538C7CF3" w14:textId="77777777" w:rsidR="00A16864" w:rsidRPr="00A16864" w:rsidRDefault="00A16864" w:rsidP="00A16864">
      <w:pPr>
        <w:pStyle w:val="Normal1"/>
        <w:rPr>
          <w:sz w:val="22"/>
        </w:rPr>
      </w:pPr>
    </w:p>
    <w:p w14:paraId="4FA25057" w14:textId="77777777" w:rsidR="00A16864" w:rsidRPr="00A16864" w:rsidRDefault="00A16864" w:rsidP="00A16864">
      <w:pPr>
        <w:pStyle w:val="Normal1"/>
        <w:numPr>
          <w:ilvl w:val="1"/>
          <w:numId w:val="21"/>
        </w:numPr>
        <w:rPr>
          <w:sz w:val="22"/>
        </w:rPr>
      </w:pPr>
      <w:r w:rsidRPr="00A16864">
        <w:rPr>
          <w:sz w:val="22"/>
        </w:rPr>
        <w:t>Número de contrato.</w:t>
      </w:r>
    </w:p>
    <w:p w14:paraId="20F1002F" w14:textId="77777777" w:rsidR="00A16864" w:rsidRPr="00A16864" w:rsidRDefault="00A16864" w:rsidP="00A16864">
      <w:pPr>
        <w:pStyle w:val="Normal1"/>
        <w:numPr>
          <w:ilvl w:val="1"/>
          <w:numId w:val="21"/>
        </w:numPr>
        <w:rPr>
          <w:sz w:val="22"/>
        </w:rPr>
      </w:pPr>
      <w:r w:rsidRPr="00A16864">
        <w:rPr>
          <w:sz w:val="22"/>
        </w:rPr>
        <w:t>Nombre de cliente.</w:t>
      </w:r>
    </w:p>
    <w:p w14:paraId="58A0D819" w14:textId="77777777" w:rsidR="00A16864" w:rsidRPr="00A16864" w:rsidRDefault="00A16864" w:rsidP="00A16864">
      <w:pPr>
        <w:pStyle w:val="Normal1"/>
        <w:rPr>
          <w:sz w:val="22"/>
        </w:rPr>
      </w:pPr>
    </w:p>
    <w:p w14:paraId="2D8F2CCC" w14:textId="77777777" w:rsidR="00A16864" w:rsidRPr="00A16864" w:rsidRDefault="00A16864" w:rsidP="009F07FD">
      <w:pPr>
        <w:pStyle w:val="Normal1"/>
        <w:ind w:left="708"/>
        <w:rPr>
          <w:sz w:val="22"/>
        </w:rPr>
      </w:pPr>
      <w:r w:rsidRPr="00A16864">
        <w:rPr>
          <w:sz w:val="22"/>
        </w:rPr>
        <w:t>Por pantalla se muestra la información devuelta desde la aplicación de Préstamos con las condiciones actuales del préstamo:</w:t>
      </w:r>
    </w:p>
    <w:p w14:paraId="68B64F4B" w14:textId="77777777" w:rsidR="00A16864" w:rsidRPr="00A16864" w:rsidRDefault="00A16864" w:rsidP="00A16864">
      <w:pPr>
        <w:pStyle w:val="Normal1"/>
        <w:rPr>
          <w:sz w:val="22"/>
        </w:rPr>
      </w:pPr>
    </w:p>
    <w:p w14:paraId="350CF180" w14:textId="77777777" w:rsidR="00A16864" w:rsidRPr="00A16864" w:rsidRDefault="00A16864" w:rsidP="00A16864">
      <w:pPr>
        <w:pStyle w:val="Normal1"/>
        <w:numPr>
          <w:ilvl w:val="1"/>
          <w:numId w:val="24"/>
        </w:numPr>
        <w:rPr>
          <w:sz w:val="22"/>
        </w:rPr>
      </w:pPr>
      <w:bookmarkStart w:id="67" w:name="_Hlk202284525"/>
      <w:r w:rsidRPr="00A16864">
        <w:rPr>
          <w:sz w:val="22"/>
        </w:rPr>
        <w:t>Nombre del Producto.</w:t>
      </w:r>
    </w:p>
    <w:p w14:paraId="4C997BA3" w14:textId="77777777" w:rsidR="00A16864" w:rsidRPr="00A16864" w:rsidRDefault="00A16864" w:rsidP="00A16864">
      <w:pPr>
        <w:pStyle w:val="Normal1"/>
        <w:numPr>
          <w:ilvl w:val="1"/>
          <w:numId w:val="24"/>
        </w:numPr>
        <w:rPr>
          <w:sz w:val="22"/>
        </w:rPr>
      </w:pPr>
      <w:r w:rsidRPr="00A16864">
        <w:rPr>
          <w:sz w:val="22"/>
        </w:rPr>
        <w:t>Cuenta relacionada (también se informa si tiene domiciliación externa)</w:t>
      </w:r>
    </w:p>
    <w:bookmarkEnd w:id="67"/>
    <w:p w14:paraId="372908A3" w14:textId="77777777" w:rsidR="00A16864" w:rsidRPr="00A16864" w:rsidRDefault="00A16864" w:rsidP="00A16864">
      <w:pPr>
        <w:pStyle w:val="Normal1"/>
        <w:numPr>
          <w:ilvl w:val="1"/>
          <w:numId w:val="24"/>
        </w:numPr>
        <w:rPr>
          <w:sz w:val="22"/>
        </w:rPr>
      </w:pPr>
      <w:r w:rsidRPr="00A16864">
        <w:rPr>
          <w:sz w:val="22"/>
        </w:rPr>
        <w:t>Capital inicial (Nominal).</w:t>
      </w:r>
    </w:p>
    <w:p w14:paraId="3C3D28AF" w14:textId="77777777" w:rsidR="00A16864" w:rsidRPr="00A16864" w:rsidRDefault="00A16864" w:rsidP="00A16864">
      <w:pPr>
        <w:pStyle w:val="Normal1"/>
        <w:numPr>
          <w:ilvl w:val="1"/>
          <w:numId w:val="24"/>
        </w:numPr>
        <w:rPr>
          <w:sz w:val="22"/>
        </w:rPr>
      </w:pPr>
      <w:r w:rsidRPr="00A16864">
        <w:rPr>
          <w:sz w:val="22"/>
        </w:rPr>
        <w:t>Capital pendiente.</w:t>
      </w:r>
    </w:p>
    <w:p w14:paraId="114EA8C1" w14:textId="77777777" w:rsidR="00A16864" w:rsidRPr="00A16864" w:rsidRDefault="00A16864" w:rsidP="00A16864">
      <w:pPr>
        <w:pStyle w:val="Normal1"/>
        <w:numPr>
          <w:ilvl w:val="1"/>
          <w:numId w:val="24"/>
        </w:numPr>
        <w:rPr>
          <w:sz w:val="22"/>
        </w:rPr>
      </w:pPr>
      <w:r w:rsidRPr="00A16864">
        <w:rPr>
          <w:sz w:val="22"/>
        </w:rPr>
        <w:t>Fecha de vencimiento.</w:t>
      </w:r>
    </w:p>
    <w:p w14:paraId="11ACAC2A" w14:textId="77777777" w:rsidR="00A16864" w:rsidRPr="00A16864" w:rsidRDefault="00A16864" w:rsidP="00A16864">
      <w:pPr>
        <w:pStyle w:val="Normal1"/>
        <w:numPr>
          <w:ilvl w:val="1"/>
          <w:numId w:val="24"/>
        </w:numPr>
        <w:rPr>
          <w:sz w:val="22"/>
        </w:rPr>
      </w:pPr>
      <w:r w:rsidRPr="00A16864">
        <w:rPr>
          <w:sz w:val="22"/>
        </w:rPr>
        <w:t>Cuotas pendientes (Número)</w:t>
      </w:r>
    </w:p>
    <w:p w14:paraId="285575A4" w14:textId="77777777" w:rsidR="00A16864" w:rsidRPr="00A16864" w:rsidRDefault="00A16864" w:rsidP="00A16864">
      <w:pPr>
        <w:pStyle w:val="Normal1"/>
        <w:numPr>
          <w:ilvl w:val="1"/>
          <w:numId w:val="24"/>
        </w:numPr>
        <w:rPr>
          <w:sz w:val="22"/>
        </w:rPr>
      </w:pPr>
      <w:r w:rsidRPr="00A16864">
        <w:rPr>
          <w:sz w:val="22"/>
        </w:rPr>
        <w:t>Importe cuota.</w:t>
      </w:r>
    </w:p>
    <w:p w14:paraId="718ED8C3" w14:textId="77777777" w:rsidR="00A16864" w:rsidRPr="00A16864" w:rsidRDefault="00A16864" w:rsidP="00A16864">
      <w:pPr>
        <w:pStyle w:val="Normal1"/>
        <w:numPr>
          <w:ilvl w:val="1"/>
          <w:numId w:val="24"/>
        </w:numPr>
        <w:rPr>
          <w:sz w:val="22"/>
        </w:rPr>
      </w:pPr>
      <w:r w:rsidRPr="00A16864">
        <w:rPr>
          <w:sz w:val="22"/>
        </w:rPr>
        <w:t>Periodicidad (Mensual / …</w:t>
      </w:r>
    </w:p>
    <w:p w14:paraId="101E95EC" w14:textId="77777777" w:rsidR="00A16864" w:rsidRPr="00A16864" w:rsidRDefault="00A16864" w:rsidP="00A16864">
      <w:pPr>
        <w:pStyle w:val="Normal1"/>
        <w:numPr>
          <w:ilvl w:val="1"/>
          <w:numId w:val="24"/>
        </w:numPr>
        <w:rPr>
          <w:sz w:val="22"/>
        </w:rPr>
      </w:pPr>
      <w:r w:rsidRPr="00A16864">
        <w:rPr>
          <w:sz w:val="22"/>
        </w:rPr>
        <w:t>Tipo interés (%.), Fijo / Variable.</w:t>
      </w:r>
    </w:p>
    <w:p w14:paraId="006A3390" w14:textId="77777777" w:rsidR="00A16864" w:rsidRPr="00A16864" w:rsidRDefault="00A16864" w:rsidP="00A16864">
      <w:pPr>
        <w:pStyle w:val="Normal1"/>
        <w:rPr>
          <w:sz w:val="22"/>
        </w:rPr>
      </w:pPr>
    </w:p>
    <w:p w14:paraId="0548D0F7" w14:textId="77777777" w:rsidR="00A16864" w:rsidRPr="00A16864" w:rsidRDefault="00A16864" w:rsidP="009F07FD">
      <w:pPr>
        <w:pStyle w:val="Normal1"/>
        <w:ind w:firstLine="708"/>
        <w:rPr>
          <w:sz w:val="22"/>
        </w:rPr>
      </w:pPr>
      <w:r w:rsidRPr="00A16864">
        <w:rPr>
          <w:sz w:val="22"/>
        </w:rPr>
        <w:t>El servicio de PR ya devuelve estos datos que serán necesarios para los nuevos controles:</w:t>
      </w:r>
    </w:p>
    <w:p w14:paraId="5585494E" w14:textId="77777777" w:rsidR="00A16864" w:rsidRPr="00A16864" w:rsidRDefault="00A16864" w:rsidP="00A16864">
      <w:pPr>
        <w:pStyle w:val="Normal1"/>
        <w:rPr>
          <w:sz w:val="22"/>
        </w:rPr>
      </w:pPr>
    </w:p>
    <w:p w14:paraId="755A15CC" w14:textId="77777777" w:rsidR="00A16864" w:rsidRPr="00A16864" w:rsidRDefault="00A16864" w:rsidP="00A16864">
      <w:pPr>
        <w:pStyle w:val="Normal1"/>
        <w:numPr>
          <w:ilvl w:val="1"/>
          <w:numId w:val="24"/>
        </w:numPr>
        <w:rPr>
          <w:sz w:val="22"/>
        </w:rPr>
      </w:pPr>
      <w:r w:rsidRPr="00A16864">
        <w:rPr>
          <w:sz w:val="22"/>
        </w:rPr>
        <w:t>INDAMOR, necesario para saber si puede simularse una amortización anticipada o no.</w:t>
      </w:r>
    </w:p>
    <w:p w14:paraId="1C03399C" w14:textId="77777777" w:rsidR="00A16864" w:rsidRPr="00A16864" w:rsidRDefault="00A16864" w:rsidP="00A16864">
      <w:pPr>
        <w:pStyle w:val="Normal1"/>
        <w:numPr>
          <w:ilvl w:val="1"/>
          <w:numId w:val="24"/>
        </w:numPr>
        <w:rPr>
          <w:sz w:val="22"/>
        </w:rPr>
      </w:pPr>
      <w:r w:rsidRPr="00A16864">
        <w:rPr>
          <w:sz w:val="22"/>
        </w:rPr>
        <w:t>INDGAR: indicador si el contrato tiene garantía hipotecaria. En caso de realizar una AA automática total, se evaluará el indicador para ofrecer la cancelación registral del préstamo.</w:t>
      </w:r>
    </w:p>
    <w:p w14:paraId="42C5CAF2" w14:textId="77777777" w:rsidR="00A16864" w:rsidRPr="00A16864" w:rsidRDefault="00A16864" w:rsidP="00A16864">
      <w:pPr>
        <w:pStyle w:val="Normal1"/>
        <w:numPr>
          <w:ilvl w:val="1"/>
          <w:numId w:val="24"/>
        </w:numPr>
        <w:rPr>
          <w:sz w:val="22"/>
        </w:rPr>
      </w:pPr>
      <w:r w:rsidRPr="00A16864">
        <w:rPr>
          <w:sz w:val="22"/>
        </w:rPr>
        <w:t xml:space="preserve">IMPMAX: Importe máximo permitido de la amortización. </w:t>
      </w:r>
      <w:r w:rsidRPr="00E31C46">
        <w:rPr>
          <w:sz w:val="22"/>
          <w:lang w:val="pt-BR"/>
          <w:rPrChange w:id="68" w:author="Cirre Artero, José Luis" w:date="2026-01-23T10:48:00Z" w16du:dateUtc="2026-01-23T09:48:00Z">
            <w:rPr>
              <w:sz w:val="22"/>
            </w:rPr>
          </w:rPrChange>
        </w:rPr>
        <w:t xml:space="preserve">Parametrizado en TPA PR025. Actualmente 30.000. </w:t>
      </w:r>
      <w:r w:rsidRPr="00A16864">
        <w:rPr>
          <w:sz w:val="22"/>
        </w:rPr>
        <w:t>Por indicación de CN, se debe eliminar la restricción por la que se bloquea la AA automática cuando se solicita una amortización anticipada por un importe superior a 30.000 eur. (Verificar si se modifica la TPA o Canales elimina la restricción).</w:t>
      </w:r>
    </w:p>
    <w:p w14:paraId="39078560" w14:textId="77777777" w:rsidR="00A16864" w:rsidRPr="00A16864" w:rsidRDefault="00A16864" w:rsidP="00A16864">
      <w:pPr>
        <w:pStyle w:val="Normal1"/>
        <w:numPr>
          <w:ilvl w:val="1"/>
          <w:numId w:val="24"/>
        </w:numPr>
        <w:rPr>
          <w:sz w:val="22"/>
        </w:rPr>
      </w:pPr>
      <w:r w:rsidRPr="00A16864">
        <w:rPr>
          <w:sz w:val="22"/>
        </w:rPr>
        <w:t>IMPTOTIMP: Importe total impagado (capital + Intereses).</w:t>
      </w:r>
    </w:p>
    <w:p w14:paraId="70947715" w14:textId="77777777" w:rsidR="00A16864" w:rsidRPr="00A16864" w:rsidRDefault="00A16864" w:rsidP="00A16864">
      <w:pPr>
        <w:pStyle w:val="Normal1"/>
        <w:rPr>
          <w:sz w:val="22"/>
        </w:rPr>
      </w:pPr>
    </w:p>
    <w:p w14:paraId="0AA95E36" w14:textId="77777777" w:rsidR="00A16864" w:rsidRPr="00A16864" w:rsidRDefault="00A16864" w:rsidP="00A16864">
      <w:pPr>
        <w:pStyle w:val="Normal1"/>
        <w:rPr>
          <w:sz w:val="22"/>
        </w:rPr>
      </w:pPr>
    </w:p>
    <w:p w14:paraId="1E900194" w14:textId="77777777" w:rsidR="00A16864" w:rsidRPr="00A16864" w:rsidRDefault="00A16864" w:rsidP="009F07FD">
      <w:pPr>
        <w:pStyle w:val="Normal1"/>
        <w:ind w:firstLine="360"/>
        <w:rPr>
          <w:sz w:val="22"/>
        </w:rPr>
      </w:pPr>
      <w:r w:rsidRPr="00A16864">
        <w:rPr>
          <w:sz w:val="22"/>
        </w:rPr>
        <w:t>Se deberán añadir los siguientes datos en salida del servicio:</w:t>
      </w:r>
    </w:p>
    <w:p w14:paraId="15995AF1" w14:textId="77777777" w:rsidR="00A16864" w:rsidRPr="00A16864" w:rsidRDefault="00A16864" w:rsidP="00A16864">
      <w:pPr>
        <w:pStyle w:val="Normal1"/>
        <w:rPr>
          <w:sz w:val="22"/>
        </w:rPr>
      </w:pPr>
    </w:p>
    <w:p w14:paraId="374290AA" w14:textId="77777777" w:rsidR="00A16864" w:rsidRPr="00A16864" w:rsidRDefault="00A16864" w:rsidP="00A16864">
      <w:pPr>
        <w:pStyle w:val="Normal1"/>
        <w:numPr>
          <w:ilvl w:val="0"/>
          <w:numId w:val="26"/>
        </w:numPr>
        <w:rPr>
          <w:sz w:val="22"/>
        </w:rPr>
      </w:pPr>
      <w:r w:rsidRPr="00A16864">
        <w:rPr>
          <w:sz w:val="22"/>
        </w:rPr>
        <w:t xml:space="preserve">INDPETAA: Indicador de peticiones AA en curso. </w:t>
      </w:r>
      <w:r w:rsidRPr="00A16864">
        <w:rPr>
          <w:sz w:val="22"/>
          <w:lang w:val="es-ES"/>
        </w:rPr>
        <w:t xml:space="preserve">Tanto en el flujo automático como en el no automático, </w:t>
      </w:r>
      <w:r w:rsidRPr="00A16864">
        <w:rPr>
          <w:sz w:val="22"/>
        </w:rPr>
        <w:t>NO se podrá iniciar una nueva AA si no se ha firmado e incorporado la anterior o se ha cancelado o expirado el caso de firma. Tomará valores S/N, para indicar si existen peticiones AA en curso o no.</w:t>
      </w:r>
    </w:p>
    <w:p w14:paraId="0FB49DAE" w14:textId="77777777" w:rsidR="00A16864" w:rsidRPr="00A16864" w:rsidRDefault="00A16864" w:rsidP="00A41151">
      <w:pPr>
        <w:pStyle w:val="Normal1"/>
        <w:ind w:firstLine="708"/>
        <w:rPr>
          <w:sz w:val="22"/>
        </w:rPr>
      </w:pPr>
      <w:r w:rsidRPr="00A16864">
        <w:rPr>
          <w:sz w:val="22"/>
        </w:rPr>
        <w:t>En el caso en que haya AA en curso, el equipo de Canales mostrará un mensaje de bloqueo.5</w:t>
      </w:r>
    </w:p>
    <w:p w14:paraId="1F11E079" w14:textId="77777777" w:rsidR="00A16864" w:rsidRPr="00A16864" w:rsidRDefault="00A16864" w:rsidP="00A16864">
      <w:pPr>
        <w:pStyle w:val="Normal1"/>
        <w:rPr>
          <w:sz w:val="22"/>
        </w:rPr>
      </w:pPr>
    </w:p>
    <w:p w14:paraId="0BDD47A5" w14:textId="77777777" w:rsidR="00A16864" w:rsidRPr="00A16864" w:rsidRDefault="00A16864" w:rsidP="00A16864">
      <w:pPr>
        <w:pStyle w:val="Normal1"/>
        <w:numPr>
          <w:ilvl w:val="0"/>
          <w:numId w:val="26"/>
        </w:numPr>
        <w:rPr>
          <w:sz w:val="22"/>
        </w:rPr>
      </w:pPr>
      <w:r w:rsidRPr="00A16864">
        <w:rPr>
          <w:sz w:val="22"/>
        </w:rPr>
        <w:t>INDPREST: Indicador préstamo consumo / hipotecario / convenio / promotor / migrado. Nota: Necesario para seleccionar la dirección de correo cuando no sea posible la simulación.</w:t>
      </w:r>
    </w:p>
    <w:p w14:paraId="43123592" w14:textId="77777777" w:rsidR="00A16864" w:rsidRPr="00A16864" w:rsidRDefault="00A16864" w:rsidP="00A41151">
      <w:pPr>
        <w:pStyle w:val="Normal1"/>
        <w:ind w:firstLine="708"/>
        <w:rPr>
          <w:sz w:val="22"/>
        </w:rPr>
      </w:pPr>
      <w:r w:rsidRPr="00A16864">
        <w:rPr>
          <w:sz w:val="22"/>
        </w:rPr>
        <w:t>Adjudicaremos diferentes valores a este indicador en función del tipo de préstamo.</w:t>
      </w:r>
    </w:p>
    <w:p w14:paraId="2C9DF775" w14:textId="77777777" w:rsidR="00A16864" w:rsidRPr="00A16864" w:rsidRDefault="00A16864" w:rsidP="00A16864">
      <w:pPr>
        <w:pStyle w:val="Normal1"/>
        <w:rPr>
          <w:sz w:val="22"/>
        </w:rPr>
      </w:pPr>
    </w:p>
    <w:p w14:paraId="432B200A" w14:textId="77777777" w:rsidR="00A16864" w:rsidRPr="00A16864" w:rsidRDefault="00A16864" w:rsidP="00A16864">
      <w:pPr>
        <w:pStyle w:val="Normal1"/>
        <w:rPr>
          <w:sz w:val="22"/>
        </w:rPr>
      </w:pPr>
      <w:r w:rsidRPr="00A16864">
        <w:rPr>
          <w:sz w:val="22"/>
        </w:rPr>
        <w:tab/>
      </w:r>
      <w:r w:rsidRPr="00A16864">
        <w:rPr>
          <w:sz w:val="22"/>
        </w:rPr>
        <w:tab/>
        <w:t>CON: préstamo consumo</w:t>
      </w:r>
    </w:p>
    <w:p w14:paraId="687905FC" w14:textId="77777777" w:rsidR="00A16864" w:rsidRPr="00A16864" w:rsidRDefault="00A16864" w:rsidP="00A16864">
      <w:pPr>
        <w:pStyle w:val="Normal1"/>
        <w:rPr>
          <w:sz w:val="22"/>
        </w:rPr>
      </w:pPr>
      <w:r w:rsidRPr="00A16864">
        <w:rPr>
          <w:sz w:val="22"/>
        </w:rPr>
        <w:tab/>
      </w:r>
      <w:r w:rsidRPr="00A16864">
        <w:rPr>
          <w:sz w:val="22"/>
        </w:rPr>
        <w:tab/>
        <w:t>HIP: préstamo hipotecario</w:t>
      </w:r>
    </w:p>
    <w:p w14:paraId="05E77309" w14:textId="77777777" w:rsidR="00A16864" w:rsidRPr="00A16864" w:rsidRDefault="00A16864" w:rsidP="00A16864">
      <w:pPr>
        <w:pStyle w:val="Normal1"/>
        <w:rPr>
          <w:sz w:val="22"/>
        </w:rPr>
      </w:pPr>
      <w:r w:rsidRPr="00A16864">
        <w:rPr>
          <w:sz w:val="22"/>
        </w:rPr>
        <w:tab/>
      </w:r>
      <w:r w:rsidRPr="00A16864">
        <w:rPr>
          <w:sz w:val="22"/>
        </w:rPr>
        <w:tab/>
        <w:t>COV: préstamo convenio</w:t>
      </w:r>
    </w:p>
    <w:p w14:paraId="1B34D59F" w14:textId="77777777" w:rsidR="00A16864" w:rsidRPr="00A16864" w:rsidRDefault="00A16864" w:rsidP="00A16864">
      <w:pPr>
        <w:pStyle w:val="Normal1"/>
        <w:rPr>
          <w:sz w:val="22"/>
        </w:rPr>
      </w:pPr>
      <w:r w:rsidRPr="00A16864">
        <w:rPr>
          <w:sz w:val="22"/>
        </w:rPr>
        <w:tab/>
      </w:r>
      <w:r w:rsidRPr="00A16864">
        <w:rPr>
          <w:sz w:val="22"/>
        </w:rPr>
        <w:tab/>
        <w:t>PRO: préstamo promotor</w:t>
      </w:r>
    </w:p>
    <w:p w14:paraId="54F3F4D3" w14:textId="77777777" w:rsidR="00A16864" w:rsidRPr="00A16864" w:rsidRDefault="00A16864" w:rsidP="00A16864">
      <w:pPr>
        <w:pStyle w:val="Normal1"/>
        <w:rPr>
          <w:sz w:val="22"/>
        </w:rPr>
      </w:pPr>
      <w:r w:rsidRPr="00A16864">
        <w:rPr>
          <w:sz w:val="22"/>
        </w:rPr>
        <w:tab/>
      </w:r>
      <w:r w:rsidRPr="00A16864">
        <w:rPr>
          <w:sz w:val="22"/>
        </w:rPr>
        <w:tab/>
        <w:t>MIG: préstamo migrado</w:t>
      </w:r>
    </w:p>
    <w:p w14:paraId="2E04281B" w14:textId="77777777" w:rsidR="00A16864" w:rsidRPr="00A16864" w:rsidRDefault="00A16864" w:rsidP="00A16864">
      <w:pPr>
        <w:pStyle w:val="Normal1"/>
        <w:rPr>
          <w:sz w:val="22"/>
        </w:rPr>
      </w:pPr>
    </w:p>
    <w:p w14:paraId="70836B66" w14:textId="77777777" w:rsidR="00A16864" w:rsidRPr="00A16864" w:rsidRDefault="00A16864" w:rsidP="00A16864">
      <w:pPr>
        <w:pStyle w:val="Normal1"/>
        <w:numPr>
          <w:ilvl w:val="0"/>
          <w:numId w:val="26"/>
        </w:numPr>
        <w:rPr>
          <w:sz w:val="22"/>
        </w:rPr>
      </w:pPr>
      <w:r w:rsidRPr="00A16864">
        <w:rPr>
          <w:sz w:val="22"/>
        </w:rPr>
        <w:t>INDDESIS: Indicador préstamos de consumo en periodo de desistimiento. Necesario para que canales muestre aviso al cliente bloqueando la posibilidad de la amortización anticipada total. Si se permitirá para estos contratos la amortización anticipada parcial.</w:t>
      </w:r>
    </w:p>
    <w:p w14:paraId="7CBC0EDA" w14:textId="77777777" w:rsidR="00A16864" w:rsidRPr="00A16864" w:rsidRDefault="00A16864" w:rsidP="00A41151">
      <w:pPr>
        <w:pStyle w:val="Normal1"/>
        <w:ind w:firstLine="708"/>
        <w:rPr>
          <w:sz w:val="22"/>
        </w:rPr>
      </w:pPr>
      <w:r w:rsidRPr="00A16864">
        <w:rPr>
          <w:sz w:val="22"/>
        </w:rPr>
        <w:t>Tomará valores S/N.</w:t>
      </w:r>
    </w:p>
    <w:p w14:paraId="5592C97D" w14:textId="77777777" w:rsidR="00A16864" w:rsidRPr="00A16864" w:rsidRDefault="00A16864" w:rsidP="00A16864">
      <w:pPr>
        <w:pStyle w:val="Normal1"/>
        <w:rPr>
          <w:sz w:val="22"/>
        </w:rPr>
      </w:pPr>
    </w:p>
    <w:p w14:paraId="7B48A9D5" w14:textId="77777777" w:rsidR="00A16864" w:rsidRPr="00A16864" w:rsidRDefault="00A16864" w:rsidP="00A16864">
      <w:pPr>
        <w:pStyle w:val="Normal1"/>
        <w:numPr>
          <w:ilvl w:val="0"/>
          <w:numId w:val="26"/>
        </w:numPr>
        <w:rPr>
          <w:sz w:val="22"/>
        </w:rPr>
      </w:pPr>
      <w:r w:rsidRPr="00A16864">
        <w:rPr>
          <w:sz w:val="22"/>
        </w:rPr>
        <w:t>TIPSISAMO: Sistema de amortización. Necesario para que en préstamos de cuota fija no se permita la opción “Reducción de cuota”.</w:t>
      </w:r>
    </w:p>
    <w:p w14:paraId="2DA84006" w14:textId="77777777" w:rsidR="00A16864" w:rsidRPr="00A16864" w:rsidRDefault="00A16864" w:rsidP="00A16864">
      <w:pPr>
        <w:pStyle w:val="Normal1"/>
        <w:rPr>
          <w:sz w:val="22"/>
        </w:rPr>
      </w:pPr>
    </w:p>
    <w:p w14:paraId="2AACF289" w14:textId="77777777" w:rsidR="00A16864" w:rsidRPr="00A16864" w:rsidRDefault="00A16864" w:rsidP="00A16864">
      <w:pPr>
        <w:pStyle w:val="Normal1"/>
        <w:numPr>
          <w:ilvl w:val="0"/>
          <w:numId w:val="26"/>
        </w:numPr>
        <w:rPr>
          <w:sz w:val="22"/>
        </w:rPr>
      </w:pPr>
      <w:r w:rsidRPr="00A16864">
        <w:rPr>
          <w:sz w:val="22"/>
        </w:rPr>
        <w:t>TIPOFIRMA: de la cuenta asociada. En el caso de</w:t>
      </w:r>
      <w:r w:rsidRPr="00A16864">
        <w:rPr>
          <w:b/>
          <w:bCs/>
          <w:sz w:val="22"/>
        </w:rPr>
        <w:t xml:space="preserve"> </w:t>
      </w:r>
      <w:r w:rsidRPr="00A16864">
        <w:rPr>
          <w:sz w:val="22"/>
        </w:rPr>
        <w:t>préstamos con destino particular, validar si la cuenta asociada al préstamo, en el caso de tener varios titulares, es de firma indistinta, conjunta o mancomunada. Este dato será necesario para obtener la firma digital.</w:t>
      </w:r>
    </w:p>
    <w:p w14:paraId="47E128C4" w14:textId="77777777" w:rsidR="00A16864" w:rsidRPr="00A16864" w:rsidRDefault="00A16864" w:rsidP="00A16864">
      <w:pPr>
        <w:pStyle w:val="Normal1"/>
        <w:rPr>
          <w:sz w:val="22"/>
        </w:rPr>
      </w:pPr>
    </w:p>
    <w:p w14:paraId="23E5CD7B" w14:textId="77777777" w:rsidR="00A16864" w:rsidRPr="00A16864" w:rsidRDefault="00A16864" w:rsidP="00A16864">
      <w:pPr>
        <w:pStyle w:val="Normal1"/>
        <w:numPr>
          <w:ilvl w:val="0"/>
          <w:numId w:val="26"/>
        </w:numPr>
        <w:rPr>
          <w:sz w:val="22"/>
        </w:rPr>
      </w:pPr>
      <w:r w:rsidRPr="00A16864">
        <w:rPr>
          <w:sz w:val="22"/>
        </w:rPr>
        <w:t>INDIMPAGO: Indicador de cuotas impagadas. Si el cliente tienes cuotas impagadas, no se le permitirá la AA. Tomará valores S/N.</w:t>
      </w:r>
    </w:p>
    <w:p w14:paraId="4208BF33" w14:textId="77777777" w:rsidR="00A16864" w:rsidRPr="00A16864" w:rsidRDefault="00A16864" w:rsidP="00A16864">
      <w:pPr>
        <w:pStyle w:val="Normal1"/>
        <w:rPr>
          <w:sz w:val="22"/>
        </w:rPr>
      </w:pPr>
    </w:p>
    <w:p w14:paraId="649BE75C" w14:textId="77777777" w:rsidR="00A16864" w:rsidRPr="00A16864" w:rsidRDefault="00A16864" w:rsidP="00A16864">
      <w:pPr>
        <w:pStyle w:val="Normal1"/>
        <w:rPr>
          <w:sz w:val="22"/>
        </w:rPr>
      </w:pPr>
    </w:p>
    <w:p w14:paraId="4C079A79" w14:textId="77777777" w:rsidR="00A16864" w:rsidRPr="00A16864" w:rsidRDefault="00A16864" w:rsidP="00A16864">
      <w:pPr>
        <w:pStyle w:val="Normal1"/>
        <w:rPr>
          <w:sz w:val="22"/>
        </w:rPr>
      </w:pPr>
      <w:r w:rsidRPr="00A16864">
        <w:rPr>
          <w:sz w:val="22"/>
        </w:rPr>
        <w:t>En el servicio se deberá añadir los siguientes tratamientos:</w:t>
      </w:r>
    </w:p>
    <w:p w14:paraId="5ABDFCEE" w14:textId="77777777" w:rsidR="00A16864" w:rsidRPr="00A16864" w:rsidRDefault="00A16864" w:rsidP="00A16864">
      <w:pPr>
        <w:pStyle w:val="Normal1"/>
        <w:rPr>
          <w:sz w:val="22"/>
        </w:rPr>
      </w:pPr>
    </w:p>
    <w:p w14:paraId="459D22A8" w14:textId="77777777" w:rsidR="00A16864" w:rsidRPr="00A16864" w:rsidRDefault="00A16864" w:rsidP="00A16864">
      <w:pPr>
        <w:pStyle w:val="Normal1"/>
        <w:numPr>
          <w:ilvl w:val="0"/>
          <w:numId w:val="26"/>
        </w:numPr>
        <w:rPr>
          <w:sz w:val="22"/>
        </w:rPr>
      </w:pPr>
      <w:r w:rsidRPr="00A16864">
        <w:rPr>
          <w:sz w:val="22"/>
        </w:rPr>
        <w:t>Informar el indicador INDPETAA.</w:t>
      </w:r>
    </w:p>
    <w:p w14:paraId="38476BF6" w14:textId="77777777" w:rsidR="00A16864" w:rsidRPr="00A16864" w:rsidRDefault="00A16864" w:rsidP="00A41151">
      <w:pPr>
        <w:pStyle w:val="Normal1"/>
        <w:ind w:left="708"/>
        <w:rPr>
          <w:sz w:val="22"/>
        </w:rPr>
      </w:pPr>
      <w:r w:rsidRPr="00A16864">
        <w:rPr>
          <w:sz w:val="22"/>
        </w:rPr>
        <w:t>El indicador tomará valores S/N, para indicar si existen peticiones AA en curso o no.</w:t>
      </w:r>
    </w:p>
    <w:p w14:paraId="2705898C" w14:textId="77777777" w:rsidR="00A16864" w:rsidRPr="00A16864" w:rsidRDefault="00A16864" w:rsidP="00A41151">
      <w:pPr>
        <w:pStyle w:val="Normal1"/>
        <w:ind w:left="708"/>
        <w:rPr>
          <w:sz w:val="22"/>
        </w:rPr>
      </w:pPr>
      <w:r w:rsidRPr="00A16864">
        <w:rPr>
          <w:sz w:val="22"/>
        </w:rPr>
        <w:t>Verificar si existen una AA que no se ha firmado e incorporado, o se ha cancelado o expirado el caso de firma.</w:t>
      </w:r>
    </w:p>
    <w:p w14:paraId="1A7A76C9" w14:textId="77777777" w:rsidR="00A16864" w:rsidRPr="00A16864" w:rsidRDefault="00A16864" w:rsidP="00A16864">
      <w:pPr>
        <w:pStyle w:val="Normal1"/>
        <w:rPr>
          <w:sz w:val="22"/>
        </w:rPr>
      </w:pPr>
    </w:p>
    <w:p w14:paraId="672BB5F7" w14:textId="77777777" w:rsidR="00A16864" w:rsidRPr="00A16864" w:rsidRDefault="00A16864" w:rsidP="00A16864">
      <w:pPr>
        <w:pStyle w:val="Normal1"/>
        <w:numPr>
          <w:ilvl w:val="0"/>
          <w:numId w:val="26"/>
        </w:numPr>
        <w:rPr>
          <w:sz w:val="22"/>
        </w:rPr>
      </w:pPr>
      <w:r w:rsidRPr="00A16864">
        <w:rPr>
          <w:sz w:val="22"/>
        </w:rPr>
        <w:t>Informar el indicador INDDESIS.</w:t>
      </w:r>
    </w:p>
    <w:p w14:paraId="12F0A05F" w14:textId="77777777" w:rsidR="00A16864" w:rsidRPr="00A16864" w:rsidRDefault="00A16864" w:rsidP="00A41151">
      <w:pPr>
        <w:pStyle w:val="Normal1"/>
        <w:ind w:firstLine="708"/>
        <w:rPr>
          <w:sz w:val="22"/>
        </w:rPr>
      </w:pPr>
      <w:r w:rsidRPr="00A16864">
        <w:rPr>
          <w:sz w:val="22"/>
        </w:rPr>
        <w:t>El indicador tomará valores S/N. Para verificar si procede ejercitar el derecho de desistimiento:</w:t>
      </w:r>
    </w:p>
    <w:p w14:paraId="3445159C" w14:textId="77777777" w:rsidR="00A16864" w:rsidRPr="00A16864" w:rsidRDefault="00A16864" w:rsidP="00A16864">
      <w:pPr>
        <w:pStyle w:val="Normal1"/>
        <w:rPr>
          <w:sz w:val="22"/>
        </w:rPr>
      </w:pPr>
    </w:p>
    <w:p w14:paraId="595AC4E2" w14:textId="77777777" w:rsidR="00A16864" w:rsidRPr="00A16864" w:rsidRDefault="00A16864" w:rsidP="00A16864">
      <w:pPr>
        <w:pStyle w:val="Normal1"/>
        <w:numPr>
          <w:ilvl w:val="0"/>
          <w:numId w:val="27"/>
        </w:numPr>
        <w:rPr>
          <w:sz w:val="22"/>
        </w:rPr>
      </w:pPr>
      <w:r w:rsidRPr="00A16864">
        <w:rPr>
          <w:sz w:val="22"/>
        </w:rPr>
        <w:t>Verificar si el préstamo es particular.</w:t>
      </w:r>
    </w:p>
    <w:p w14:paraId="0A3FE952" w14:textId="77777777" w:rsidR="00A16864" w:rsidRPr="00A16864" w:rsidRDefault="00A16864" w:rsidP="00A16864">
      <w:pPr>
        <w:pStyle w:val="Normal1"/>
        <w:numPr>
          <w:ilvl w:val="0"/>
          <w:numId w:val="27"/>
        </w:numPr>
        <w:rPr>
          <w:sz w:val="22"/>
        </w:rPr>
      </w:pPr>
      <w:r w:rsidRPr="00A16864">
        <w:rPr>
          <w:sz w:val="22"/>
        </w:rPr>
        <w:t>Verificar si el préstamo es LCCI, si lo es NO hay derecho de desistimiento.</w:t>
      </w:r>
    </w:p>
    <w:p w14:paraId="50E6B2C0" w14:textId="77777777" w:rsidR="00A16864" w:rsidRPr="00A16864" w:rsidRDefault="00A16864" w:rsidP="00A16864">
      <w:pPr>
        <w:pStyle w:val="Normal1"/>
        <w:numPr>
          <w:ilvl w:val="0"/>
          <w:numId w:val="27"/>
        </w:numPr>
        <w:rPr>
          <w:sz w:val="22"/>
          <w:highlight w:val="yellow"/>
        </w:rPr>
      </w:pPr>
      <w:r w:rsidRPr="00A16864">
        <w:rPr>
          <w:sz w:val="22"/>
          <w:highlight w:val="yellow"/>
        </w:rPr>
        <w:t>Verificar si el préstamo es hipotecario, si lo es NO hay derecho de desistimiento.</w:t>
      </w:r>
    </w:p>
    <w:p w14:paraId="3D643FEC" w14:textId="77777777" w:rsidR="00A16864" w:rsidRPr="00A16864" w:rsidRDefault="00A16864" w:rsidP="00A16864">
      <w:pPr>
        <w:pStyle w:val="Normal1"/>
        <w:numPr>
          <w:ilvl w:val="0"/>
          <w:numId w:val="27"/>
        </w:numPr>
        <w:rPr>
          <w:sz w:val="22"/>
        </w:rPr>
      </w:pPr>
      <w:r w:rsidRPr="00A16864">
        <w:rPr>
          <w:sz w:val="22"/>
        </w:rPr>
        <w:t>Si el préstamo no es LCCI, verificar si es un préstamo al consumo incluido en el ámbito de aplicación de la Ley 16/2011. El producto está identificado con el valor “C” en la columna INDLEYHP de la TPA PR001.</w:t>
      </w:r>
    </w:p>
    <w:p w14:paraId="49F52836" w14:textId="77777777" w:rsidR="00A16864" w:rsidRPr="00A16864" w:rsidRDefault="00A16864" w:rsidP="00A16864">
      <w:pPr>
        <w:pStyle w:val="Normal1"/>
        <w:numPr>
          <w:ilvl w:val="0"/>
          <w:numId w:val="27"/>
        </w:numPr>
        <w:rPr>
          <w:sz w:val="22"/>
          <w:lang w:val="es-ES"/>
        </w:rPr>
      </w:pPr>
      <w:r w:rsidRPr="00A16864">
        <w:rPr>
          <w:sz w:val="22"/>
        </w:rPr>
        <w:t>Verificar la Fecha de formalización: e</w:t>
      </w:r>
      <w:r w:rsidRPr="00A16864">
        <w:rPr>
          <w:sz w:val="22"/>
          <w:lang w:val="es-ES"/>
        </w:rPr>
        <w:t>l periodo de desistimiento comprende los 14 días naturales posteriores a la fecha de firma del último de los intervinientes del contrato (o se ha solicitado en este plazo). Si han pasado más de 14 días, no hay derecho de desistimiento.</w:t>
      </w:r>
    </w:p>
    <w:p w14:paraId="5D147389" w14:textId="77777777" w:rsidR="00A16864" w:rsidRPr="00A16864" w:rsidRDefault="00A16864" w:rsidP="00A16864">
      <w:pPr>
        <w:pStyle w:val="Normal1"/>
        <w:numPr>
          <w:ilvl w:val="0"/>
          <w:numId w:val="27"/>
        </w:numPr>
        <w:rPr>
          <w:sz w:val="22"/>
        </w:rPr>
      </w:pPr>
      <w:r w:rsidRPr="00A16864">
        <w:rPr>
          <w:sz w:val="22"/>
        </w:rPr>
        <w:t>El Capital inicial del contrato no debe ser superior a 75.000 euros.</w:t>
      </w:r>
    </w:p>
    <w:p w14:paraId="74A13964" w14:textId="77777777" w:rsidR="00A16864" w:rsidRPr="00A16864" w:rsidRDefault="00A16864" w:rsidP="00A16864">
      <w:pPr>
        <w:pStyle w:val="Normal1"/>
        <w:rPr>
          <w:sz w:val="22"/>
        </w:rPr>
      </w:pPr>
    </w:p>
    <w:p w14:paraId="68239D5F" w14:textId="77777777" w:rsidR="00A16864" w:rsidRPr="00A16864" w:rsidRDefault="00A16864" w:rsidP="00A41151">
      <w:pPr>
        <w:pStyle w:val="Normal1"/>
        <w:ind w:left="708"/>
        <w:rPr>
          <w:sz w:val="22"/>
        </w:rPr>
      </w:pPr>
      <w:r w:rsidRPr="00A16864">
        <w:rPr>
          <w:sz w:val="22"/>
        </w:rPr>
        <w:t>Si se cumplen las condiciones para ejercitar el derecho de desistimiento, PR lo comunica a BSO/BSM para que muestre aviso/pop up. Quedaría bloqueada la AA Total pero no la parcial.</w:t>
      </w:r>
    </w:p>
    <w:p w14:paraId="39594304" w14:textId="77777777" w:rsidR="00A16864" w:rsidRPr="00A16864" w:rsidRDefault="00A16864" w:rsidP="00A41151">
      <w:pPr>
        <w:pStyle w:val="Normal1"/>
        <w:ind w:left="708"/>
        <w:rPr>
          <w:sz w:val="22"/>
        </w:rPr>
      </w:pPr>
    </w:p>
    <w:p w14:paraId="306CD3CF" w14:textId="77777777" w:rsidR="00A16864" w:rsidRPr="00A16864" w:rsidRDefault="00A16864" w:rsidP="00A41151">
      <w:pPr>
        <w:pStyle w:val="Normal1"/>
        <w:ind w:left="708"/>
        <w:rPr>
          <w:sz w:val="22"/>
        </w:rPr>
      </w:pPr>
      <w:r w:rsidRPr="00A16864">
        <w:rPr>
          <w:sz w:val="22"/>
        </w:rPr>
        <w:t>Si no se cumplen las condiciones para ejercitar el derecho de desistimiento, se continúa con la simulación de AA automática.</w:t>
      </w:r>
    </w:p>
    <w:p w14:paraId="5A06807E" w14:textId="77777777" w:rsidR="00A16864" w:rsidRPr="00A16864" w:rsidRDefault="00A16864" w:rsidP="00A16864">
      <w:pPr>
        <w:pStyle w:val="Normal1"/>
        <w:rPr>
          <w:sz w:val="22"/>
        </w:rPr>
      </w:pPr>
    </w:p>
    <w:p w14:paraId="467C48E0" w14:textId="77777777" w:rsidR="00A16864" w:rsidRPr="00A16864" w:rsidRDefault="00A16864" w:rsidP="00A16864">
      <w:pPr>
        <w:pStyle w:val="Normal1"/>
        <w:rPr>
          <w:sz w:val="22"/>
        </w:rPr>
      </w:pPr>
    </w:p>
    <w:p w14:paraId="290490D1" w14:textId="77777777" w:rsidR="00A16864" w:rsidRPr="00A16864" w:rsidRDefault="00A16864" w:rsidP="0055464A">
      <w:pPr>
        <w:pStyle w:val="Heading2"/>
        <w:numPr>
          <w:ilvl w:val="1"/>
          <w:numId w:val="25"/>
        </w:numPr>
        <w:spacing w:line="240" w:lineRule="auto"/>
        <w:jc w:val="left"/>
        <w:rPr>
          <w:rFonts w:ascii="Times New Roman" w:hAnsi="Times New Roman"/>
        </w:rPr>
      </w:pPr>
      <w:bookmarkStart w:id="69" w:name="_Toc203059396"/>
      <w:bookmarkStart w:id="70" w:name="_Toc215568696"/>
      <w:r w:rsidRPr="00A16864">
        <w:rPr>
          <w:rFonts w:ascii="Times New Roman" w:hAnsi="Times New Roman"/>
        </w:rPr>
        <w:t>AA no automática: No Se permite la Simulación, Correo a CGS</w:t>
      </w:r>
      <w:bookmarkEnd w:id="69"/>
      <w:bookmarkEnd w:id="70"/>
    </w:p>
    <w:p w14:paraId="2F347ACB" w14:textId="77777777" w:rsidR="00A16864" w:rsidRPr="00A16864" w:rsidRDefault="00A16864" w:rsidP="00A41151">
      <w:pPr>
        <w:pStyle w:val="Normal1"/>
        <w:ind w:left="576"/>
        <w:rPr>
          <w:sz w:val="22"/>
        </w:rPr>
      </w:pPr>
      <w:r w:rsidRPr="00A16864">
        <w:rPr>
          <w:sz w:val="22"/>
        </w:rPr>
        <w:t>Si la AA automática no está permitida, se le muestra un mensaje para indicarle que se le va a gestionar de forma remota. El cliente no acepta ninguna pantalla con la simulación, ya que, al estar el préstamo bloqueado, no permite simular, pero se solicitan los mismos campos que en la simulación.</w:t>
      </w:r>
    </w:p>
    <w:p w14:paraId="0B57818F" w14:textId="77777777" w:rsidR="00A16864" w:rsidRPr="00A16864" w:rsidRDefault="00A16864" w:rsidP="00A41151">
      <w:pPr>
        <w:pStyle w:val="Normal1"/>
        <w:ind w:left="576"/>
        <w:rPr>
          <w:sz w:val="22"/>
        </w:rPr>
      </w:pPr>
    </w:p>
    <w:p w14:paraId="37120D30" w14:textId="77777777" w:rsidR="00A16864" w:rsidRPr="00A16864" w:rsidRDefault="00A16864" w:rsidP="00A41151">
      <w:pPr>
        <w:pStyle w:val="Normal1"/>
        <w:ind w:left="576"/>
        <w:rPr>
          <w:sz w:val="22"/>
        </w:rPr>
      </w:pPr>
      <w:r w:rsidRPr="00A16864">
        <w:rPr>
          <w:sz w:val="22"/>
        </w:rPr>
        <w:t>El cliente informa:</w:t>
      </w:r>
    </w:p>
    <w:p w14:paraId="4A90B3CB" w14:textId="77777777" w:rsidR="00A16864" w:rsidRPr="00A16864" w:rsidRDefault="00A16864" w:rsidP="00A16864">
      <w:pPr>
        <w:pStyle w:val="Normal1"/>
        <w:numPr>
          <w:ilvl w:val="1"/>
          <w:numId w:val="26"/>
        </w:numPr>
        <w:rPr>
          <w:sz w:val="22"/>
        </w:rPr>
      </w:pPr>
      <w:r w:rsidRPr="00A16864">
        <w:rPr>
          <w:sz w:val="22"/>
        </w:rPr>
        <w:t>Tipo de amortización (Parcial / Total).</w:t>
      </w:r>
    </w:p>
    <w:p w14:paraId="2C4E45EB" w14:textId="77777777" w:rsidR="00A16864" w:rsidRPr="00A16864" w:rsidRDefault="00A16864" w:rsidP="00A16864">
      <w:pPr>
        <w:pStyle w:val="Normal1"/>
        <w:numPr>
          <w:ilvl w:val="1"/>
          <w:numId w:val="26"/>
        </w:numPr>
        <w:rPr>
          <w:sz w:val="22"/>
        </w:rPr>
      </w:pPr>
      <w:r w:rsidRPr="00A16864">
        <w:rPr>
          <w:sz w:val="22"/>
        </w:rPr>
        <w:t>En caso de ser Parcial:</w:t>
      </w:r>
    </w:p>
    <w:p w14:paraId="51DD13AC" w14:textId="77777777" w:rsidR="00A16864" w:rsidRPr="00A16864" w:rsidRDefault="00A16864" w:rsidP="00A16864">
      <w:pPr>
        <w:pStyle w:val="Normal1"/>
        <w:numPr>
          <w:ilvl w:val="2"/>
          <w:numId w:val="26"/>
        </w:numPr>
        <w:rPr>
          <w:sz w:val="22"/>
        </w:rPr>
      </w:pPr>
      <w:r w:rsidRPr="00A16864">
        <w:rPr>
          <w:sz w:val="22"/>
        </w:rPr>
        <w:t>Importe (Capital a amortizar. No es el total cargo)</w:t>
      </w:r>
    </w:p>
    <w:p w14:paraId="29489C61" w14:textId="77777777" w:rsidR="00A16864" w:rsidRPr="00A16864" w:rsidRDefault="00A16864" w:rsidP="00A16864">
      <w:pPr>
        <w:pStyle w:val="Normal1"/>
        <w:numPr>
          <w:ilvl w:val="2"/>
          <w:numId w:val="26"/>
        </w:numPr>
        <w:rPr>
          <w:sz w:val="22"/>
        </w:rPr>
      </w:pPr>
      <w:r w:rsidRPr="00A16864">
        <w:rPr>
          <w:sz w:val="22"/>
        </w:rPr>
        <w:t>Reducir: Dos opciones. Fecha vencimiento / Cuota.</w:t>
      </w:r>
    </w:p>
    <w:p w14:paraId="61A4087B" w14:textId="77777777" w:rsidR="00A16864" w:rsidRPr="00A16864" w:rsidRDefault="00A16864" w:rsidP="00A16864">
      <w:pPr>
        <w:pStyle w:val="Normal1"/>
        <w:rPr>
          <w:sz w:val="22"/>
        </w:rPr>
      </w:pPr>
    </w:p>
    <w:p w14:paraId="6CE64F51" w14:textId="77777777" w:rsidR="00A16864" w:rsidRPr="00A16864" w:rsidRDefault="00A16864" w:rsidP="00A41151">
      <w:pPr>
        <w:pStyle w:val="Normal1"/>
        <w:ind w:firstLine="708"/>
        <w:rPr>
          <w:sz w:val="22"/>
        </w:rPr>
      </w:pPr>
      <w:r w:rsidRPr="00A16864">
        <w:rPr>
          <w:sz w:val="22"/>
        </w:rPr>
        <w:t>Adicionalmente se solicitan datos de contacto:</w:t>
      </w:r>
    </w:p>
    <w:p w14:paraId="5A7DC133" w14:textId="77777777" w:rsidR="00A16864" w:rsidRPr="00A16864" w:rsidRDefault="00A16864" w:rsidP="00A16864">
      <w:pPr>
        <w:pStyle w:val="Normal1"/>
        <w:numPr>
          <w:ilvl w:val="1"/>
          <w:numId w:val="26"/>
        </w:numPr>
        <w:rPr>
          <w:sz w:val="22"/>
        </w:rPr>
      </w:pPr>
      <w:r w:rsidRPr="00A16864">
        <w:rPr>
          <w:sz w:val="22"/>
        </w:rPr>
        <w:t>Teléfono.</w:t>
      </w:r>
    </w:p>
    <w:p w14:paraId="25699539" w14:textId="77777777" w:rsidR="00A16864" w:rsidRPr="00A16864" w:rsidRDefault="00A16864" w:rsidP="00A16864">
      <w:pPr>
        <w:pStyle w:val="Normal1"/>
        <w:numPr>
          <w:ilvl w:val="1"/>
          <w:numId w:val="26"/>
        </w:numPr>
        <w:rPr>
          <w:sz w:val="22"/>
        </w:rPr>
      </w:pPr>
      <w:r w:rsidRPr="00A16864">
        <w:rPr>
          <w:sz w:val="22"/>
        </w:rPr>
        <w:t>Dirección de correo electrónico.</w:t>
      </w:r>
    </w:p>
    <w:p w14:paraId="5E8E816C" w14:textId="77777777" w:rsidR="00A16864" w:rsidRPr="00A16864" w:rsidRDefault="00A16864" w:rsidP="00A16864">
      <w:pPr>
        <w:pStyle w:val="Normal1"/>
        <w:rPr>
          <w:sz w:val="22"/>
        </w:rPr>
      </w:pPr>
    </w:p>
    <w:p w14:paraId="1C0804A6" w14:textId="77777777" w:rsidR="00A16864" w:rsidRPr="00A16864" w:rsidRDefault="00A16864" w:rsidP="00A41151">
      <w:pPr>
        <w:pStyle w:val="Normal1"/>
        <w:ind w:left="708"/>
        <w:rPr>
          <w:sz w:val="22"/>
        </w:rPr>
      </w:pPr>
      <w:r w:rsidRPr="00A16864">
        <w:rPr>
          <w:sz w:val="22"/>
        </w:rPr>
        <w:t xml:space="preserve">El circuito será el mismo que actualmente, se dirigirán las operaciones a CSA. </w:t>
      </w:r>
    </w:p>
    <w:p w14:paraId="7AA703CE" w14:textId="77777777" w:rsidR="00A16864" w:rsidRDefault="00A16864" w:rsidP="00A41151">
      <w:pPr>
        <w:pStyle w:val="Normal1"/>
        <w:ind w:left="708"/>
        <w:rPr>
          <w:ins w:id="71" w:author="Martin Chico, M." w:date="2025-12-15T16:58:00Z" w16du:dateUtc="2025-12-15T15:58:00Z"/>
          <w:sz w:val="22"/>
        </w:rPr>
      </w:pPr>
      <w:r w:rsidRPr="00A16864">
        <w:rPr>
          <w:sz w:val="22"/>
          <w:highlight w:val="yellow"/>
        </w:rPr>
        <w:t>Al cliente se le muestra un mensaje indicándole que se le va a gestionar de forma remota. No puede aceptar ninguna pantalla con la simulación.</w:t>
      </w:r>
    </w:p>
    <w:p w14:paraId="5CF4D67B" w14:textId="4EE3CAC3" w:rsidR="00C308DF" w:rsidRDefault="008B2B14" w:rsidP="00A41151">
      <w:pPr>
        <w:pStyle w:val="Normal1"/>
        <w:ind w:left="708"/>
        <w:rPr>
          <w:ins w:id="72" w:author="Martin Chico, M." w:date="2025-12-15T16:59:00Z" w16du:dateUtc="2025-12-15T15:59:00Z"/>
          <w:sz w:val="22"/>
        </w:rPr>
      </w:pPr>
      <w:ins w:id="73" w:author="Martin Chico, M." w:date="2025-12-15T16:58:00Z" w16du:dateUtc="2025-12-15T15:58:00Z">
        <w:r w:rsidRPr="008653B2">
          <w:rPr>
            <w:sz w:val="22"/>
            <w:highlight w:val="cyan"/>
            <w:rPrChange w:id="74" w:author="Martin Chico, M." w:date="2025-12-15T17:02:00Z" w16du:dateUtc="2025-12-15T16:02:00Z">
              <w:rPr>
                <w:sz w:val="22"/>
              </w:rPr>
            </w:rPrChange>
          </w:rPr>
          <w:t>Como se indica en la US13 de canales</w:t>
        </w:r>
      </w:ins>
      <w:ins w:id="75" w:author="Martin Chico, M." w:date="2025-12-15T16:59:00Z" w16du:dateUtc="2025-12-15T15:59:00Z">
        <w:r w:rsidR="00AB5B43" w:rsidRPr="008653B2">
          <w:rPr>
            <w:sz w:val="22"/>
            <w:highlight w:val="cyan"/>
            <w:rPrChange w:id="76" w:author="Martin Chico, M." w:date="2025-12-15T17:02:00Z" w16du:dateUtc="2025-12-15T16:02:00Z">
              <w:rPr>
                <w:sz w:val="22"/>
              </w:rPr>
            </w:rPrChange>
          </w:rPr>
          <w:t xml:space="preserve"> </w:t>
        </w:r>
        <w:r w:rsidR="00525034" w:rsidRPr="008653B2">
          <w:rPr>
            <w:sz w:val="22"/>
            <w:highlight w:val="cyan"/>
            <w:rPrChange w:id="77" w:author="Martin Chico, M." w:date="2025-12-15T17:02:00Z" w16du:dateUtc="2025-12-15T16:02:00Z">
              <w:rPr>
                <w:sz w:val="22"/>
              </w:rPr>
            </w:rPrChange>
          </w:rPr>
          <w:t>(US13 - Bloqueo de nuevas solicitudes por amortización en curso pendiente en Amortizaciones Anticipadas No Automáticas)</w:t>
        </w:r>
      </w:ins>
      <w:ins w:id="78" w:author="Martin Chico, M." w:date="2025-12-15T17:00:00Z" w16du:dateUtc="2025-12-15T16:00:00Z">
        <w:r w:rsidR="00E401C4" w:rsidRPr="008653B2">
          <w:rPr>
            <w:sz w:val="22"/>
            <w:highlight w:val="cyan"/>
            <w:rPrChange w:id="79" w:author="Martin Chico, M." w:date="2025-12-15T17:02:00Z" w16du:dateUtc="2025-12-15T16:02:00Z">
              <w:rPr>
                <w:sz w:val="22"/>
              </w:rPr>
            </w:rPrChange>
          </w:rPr>
          <w:t xml:space="preserve">, cuando </w:t>
        </w:r>
        <w:r w:rsidR="00B65A5F" w:rsidRPr="008653B2">
          <w:rPr>
            <w:sz w:val="22"/>
            <w:highlight w:val="cyan"/>
            <w:rPrChange w:id="80" w:author="Martin Chico, M." w:date="2025-12-15T17:02:00Z" w16du:dateUtc="2025-12-15T16:02:00Z">
              <w:rPr>
                <w:sz w:val="22"/>
              </w:rPr>
            </w:rPrChange>
          </w:rPr>
          <w:t xml:space="preserve">la amortización se gestione de forma remota, </w:t>
        </w:r>
      </w:ins>
      <w:ins w:id="81" w:author="Martin Chico, M." w:date="2025-12-15T17:01:00Z" w16du:dateUtc="2025-12-15T16:01:00Z">
        <w:r w:rsidR="00E0292A" w:rsidRPr="008653B2">
          <w:rPr>
            <w:sz w:val="22"/>
            <w:highlight w:val="cyan"/>
            <w:rPrChange w:id="82" w:author="Martin Chico, M." w:date="2025-12-15T17:02:00Z" w16du:dateUtc="2025-12-15T16:02:00Z">
              <w:rPr>
                <w:sz w:val="22"/>
              </w:rPr>
            </w:rPrChange>
          </w:rPr>
          <w:t>se controlará</w:t>
        </w:r>
        <w:r w:rsidR="008653B2" w:rsidRPr="008653B2">
          <w:rPr>
            <w:sz w:val="22"/>
            <w:highlight w:val="cyan"/>
            <w:rPrChange w:id="83" w:author="Martin Chico, M." w:date="2025-12-15T17:02:00Z" w16du:dateUtc="2025-12-15T16:02:00Z">
              <w:rPr>
                <w:sz w:val="22"/>
              </w:rPr>
            </w:rPrChange>
          </w:rPr>
          <w:t xml:space="preserve"> que el cliente no pueda iniciar un</w:t>
        </w:r>
      </w:ins>
      <w:ins w:id="84" w:author="Martin Chico, M." w:date="2025-12-15T17:02:00Z" w16du:dateUtc="2025-12-15T16:02:00Z">
        <w:r w:rsidR="008653B2" w:rsidRPr="008653B2">
          <w:rPr>
            <w:sz w:val="22"/>
            <w:highlight w:val="cyan"/>
            <w:rPrChange w:id="85" w:author="Martin Chico, M." w:date="2025-12-15T17:02:00Z" w16du:dateUtc="2025-12-15T16:02:00Z">
              <w:rPr>
                <w:sz w:val="22"/>
              </w:rPr>
            </w:rPrChange>
          </w:rPr>
          <w:t>a nueva</w:t>
        </w:r>
      </w:ins>
      <w:ins w:id="86" w:author="Martin Chico, M." w:date="2025-12-15T17:01:00Z" w16du:dateUtc="2025-12-15T16:01:00Z">
        <w:r w:rsidR="008653B2" w:rsidRPr="008653B2">
          <w:rPr>
            <w:sz w:val="22"/>
            <w:highlight w:val="cyan"/>
            <w:rPrChange w:id="87" w:author="Martin Chico, M." w:date="2025-12-15T17:02:00Z" w16du:dateUtc="2025-12-15T16:02:00Z">
              <w:rPr>
                <w:sz w:val="22"/>
              </w:rPr>
            </w:rPrChange>
          </w:rPr>
          <w:t xml:space="preserve"> solicitud</w:t>
        </w:r>
      </w:ins>
      <w:ins w:id="88" w:author="Martin Chico, M." w:date="2025-12-15T17:02:00Z" w16du:dateUtc="2025-12-15T16:02:00Z">
        <w:r w:rsidR="008653B2" w:rsidRPr="008653B2">
          <w:rPr>
            <w:sz w:val="22"/>
            <w:highlight w:val="cyan"/>
            <w:rPrChange w:id="89" w:author="Martin Chico, M." w:date="2025-12-15T17:02:00Z" w16du:dateUtc="2025-12-15T16:02:00Z">
              <w:rPr>
                <w:sz w:val="22"/>
              </w:rPr>
            </w:rPrChange>
          </w:rPr>
          <w:t>.</w:t>
        </w:r>
      </w:ins>
    </w:p>
    <w:p w14:paraId="2F8E2954" w14:textId="77777777" w:rsidR="003A5CB9" w:rsidRDefault="003A5CB9" w:rsidP="00A41151">
      <w:pPr>
        <w:pStyle w:val="Normal1"/>
        <w:ind w:left="708"/>
        <w:rPr>
          <w:ins w:id="90" w:author="CANTARERO DELGADO, JOSE" w:date="2025-12-19T08:18:00Z" w16du:dateUtc="2025-12-19T07:18:00Z"/>
          <w:color w:val="FF0000"/>
          <w:sz w:val="22"/>
        </w:rPr>
      </w:pPr>
    </w:p>
    <w:p w14:paraId="2478601B" w14:textId="77777777" w:rsidR="003A5CB9" w:rsidRDefault="003A5CB9" w:rsidP="00A41151">
      <w:pPr>
        <w:pStyle w:val="Normal1"/>
        <w:ind w:left="708"/>
        <w:rPr>
          <w:ins w:id="91" w:author="CANTARERO DELGADO, JOSE" w:date="2025-12-19T08:18:00Z" w16du:dateUtc="2025-12-19T07:18:00Z"/>
          <w:color w:val="FF0000"/>
          <w:sz w:val="22"/>
        </w:rPr>
      </w:pPr>
    </w:p>
    <w:p w14:paraId="5F27FCA7" w14:textId="77777777" w:rsidR="003A5CB9" w:rsidRDefault="003A5CB9" w:rsidP="00A41151">
      <w:pPr>
        <w:pStyle w:val="Normal1"/>
        <w:ind w:left="708"/>
        <w:rPr>
          <w:ins w:id="92" w:author="CANTARERO DELGADO, JOSE" w:date="2025-12-19T08:18:00Z" w16du:dateUtc="2025-12-19T07:18:00Z"/>
          <w:color w:val="FF0000"/>
          <w:sz w:val="22"/>
        </w:rPr>
      </w:pPr>
    </w:p>
    <w:p w14:paraId="5E222EC9" w14:textId="77777777" w:rsidR="003A5CB9" w:rsidRDefault="003A5CB9" w:rsidP="00A41151">
      <w:pPr>
        <w:pStyle w:val="Normal1"/>
        <w:ind w:left="708"/>
        <w:rPr>
          <w:ins w:id="93" w:author="CANTARERO DELGADO, JOSE" w:date="2025-12-19T08:18:00Z" w16du:dateUtc="2025-12-19T07:18:00Z"/>
          <w:color w:val="FF0000"/>
          <w:sz w:val="22"/>
        </w:rPr>
      </w:pPr>
    </w:p>
    <w:p w14:paraId="0275CAD7" w14:textId="77777777" w:rsidR="003A5CB9" w:rsidRDefault="003A5CB9" w:rsidP="00A41151">
      <w:pPr>
        <w:pStyle w:val="Normal1"/>
        <w:ind w:left="708"/>
        <w:rPr>
          <w:ins w:id="94" w:author="CANTARERO DELGADO, JOSE" w:date="2025-12-19T08:18:00Z" w16du:dateUtc="2025-12-19T07:18:00Z"/>
          <w:color w:val="FF0000"/>
          <w:sz w:val="22"/>
        </w:rPr>
      </w:pPr>
    </w:p>
    <w:p w14:paraId="09A40FD1" w14:textId="1AB3E570" w:rsidR="00A8592F" w:rsidRPr="00C73DFE" w:rsidRDefault="00A8592F" w:rsidP="00A41151">
      <w:pPr>
        <w:pStyle w:val="Normal1"/>
        <w:ind w:left="708"/>
        <w:rPr>
          <w:color w:val="FF0000"/>
          <w:sz w:val="22"/>
          <w:rPrChange w:id="95" w:author="CANTARERO DELGADO, JOSE" w:date="2025-12-18T18:39:00Z" w16du:dateUtc="2025-12-18T17:39:00Z">
            <w:rPr>
              <w:sz w:val="22"/>
            </w:rPr>
          </w:rPrChange>
        </w:rPr>
      </w:pPr>
      <w:r w:rsidRPr="00C73DFE">
        <w:rPr>
          <w:color w:val="FF0000"/>
          <w:sz w:val="22"/>
          <w:rPrChange w:id="96" w:author="CANTARERO DELGADO, JOSE" w:date="2025-12-18T18:39:00Z" w16du:dateUtc="2025-12-18T17:39:00Z">
            <w:rPr>
              <w:sz w:val="22"/>
            </w:rPr>
          </w:rPrChange>
        </w:rPr>
        <w:t>Este bloqueo debe permanecer:</w:t>
      </w:r>
    </w:p>
    <w:p w14:paraId="0FC3A1B9" w14:textId="77777777" w:rsidR="00A8592F" w:rsidRPr="00C73DFE" w:rsidRDefault="00A8592F" w:rsidP="00A8592F">
      <w:pPr>
        <w:pStyle w:val="Normal1"/>
        <w:ind w:left="708"/>
        <w:rPr>
          <w:color w:val="FF0000"/>
          <w:sz w:val="22"/>
          <w:rPrChange w:id="97" w:author="CANTARERO DELGADO, JOSE" w:date="2025-12-18T18:39:00Z" w16du:dateUtc="2025-12-18T17:39:00Z">
            <w:rPr>
              <w:sz w:val="22"/>
            </w:rPr>
          </w:rPrChange>
        </w:rPr>
      </w:pPr>
    </w:p>
    <w:p w14:paraId="38DE202C" w14:textId="00DC15DC" w:rsidR="00A8592F" w:rsidRPr="00C73DFE" w:rsidRDefault="00A8592F" w:rsidP="00A8592F">
      <w:pPr>
        <w:pStyle w:val="Normal1"/>
        <w:ind w:left="708"/>
        <w:rPr>
          <w:color w:val="FF0000"/>
          <w:sz w:val="22"/>
          <w:rPrChange w:id="98" w:author="CANTARERO DELGADO, JOSE" w:date="2025-12-18T18:39:00Z" w16du:dateUtc="2025-12-18T17:39:00Z">
            <w:rPr>
              <w:sz w:val="22"/>
            </w:rPr>
          </w:rPrChange>
        </w:rPr>
      </w:pPr>
      <w:r w:rsidRPr="00C73DFE">
        <w:rPr>
          <w:color w:val="FF0000"/>
          <w:sz w:val="22"/>
          <w:rPrChange w:id="99" w:author="CANTARERO DELGADO, JOSE" w:date="2025-12-18T18:39:00Z" w16du:dateUtc="2025-12-18T17:39:00Z">
            <w:rPr>
              <w:sz w:val="22"/>
            </w:rPr>
          </w:rPrChange>
        </w:rPr>
        <w:t xml:space="preserve">Mientras CSA no atienda la petición y el cliente NO firme o </w:t>
      </w:r>
    </w:p>
    <w:p w14:paraId="02EE947E" w14:textId="77777777" w:rsidR="00A8592F" w:rsidRPr="00C73DFE" w:rsidRDefault="00A8592F" w:rsidP="00A8592F">
      <w:pPr>
        <w:pStyle w:val="Normal1"/>
        <w:ind w:left="708"/>
        <w:rPr>
          <w:color w:val="FF0000"/>
          <w:sz w:val="22"/>
          <w:rPrChange w:id="100" w:author="CANTARERO DELGADO, JOSE" w:date="2025-12-18T18:39:00Z" w16du:dateUtc="2025-12-18T17:39:00Z">
            <w:rPr>
              <w:sz w:val="22"/>
            </w:rPr>
          </w:rPrChange>
        </w:rPr>
      </w:pPr>
    </w:p>
    <w:p w14:paraId="4F42FDD1" w14:textId="63EF69C5" w:rsidR="00A8592F" w:rsidRPr="00C73DFE" w:rsidRDefault="00A8592F" w:rsidP="00A8592F">
      <w:pPr>
        <w:pStyle w:val="Normal1"/>
        <w:ind w:left="708"/>
        <w:rPr>
          <w:color w:val="FF0000"/>
          <w:sz w:val="22"/>
          <w:rPrChange w:id="101" w:author="CANTARERO DELGADO, JOSE" w:date="2025-12-18T18:39:00Z" w16du:dateUtc="2025-12-18T17:39:00Z">
            <w:rPr>
              <w:sz w:val="22"/>
            </w:rPr>
          </w:rPrChange>
        </w:rPr>
      </w:pPr>
      <w:r w:rsidRPr="00C73DFE">
        <w:rPr>
          <w:color w:val="FF0000"/>
          <w:sz w:val="22"/>
          <w:rPrChange w:id="102" w:author="CANTARERO DELGADO, JOSE" w:date="2025-12-18T18:39:00Z" w16du:dateUtc="2025-12-18T17:39:00Z">
            <w:rPr>
              <w:sz w:val="22"/>
            </w:rPr>
          </w:rPrChange>
        </w:rPr>
        <w:t xml:space="preserve">Como </w:t>
      </w:r>
      <w:r w:rsidRPr="0028726A">
        <w:rPr>
          <w:color w:val="FF0000"/>
          <w:sz w:val="22"/>
        </w:rPr>
        <w:t>máximo</w:t>
      </w:r>
      <w:del w:id="103" w:author="CANTARERO DELGADO, JOSE" w:date="2025-12-19T08:42:00Z" w16du:dateUtc="2025-12-19T07:42:00Z">
        <w:r w:rsidRPr="0028726A" w:rsidDel="0028726A">
          <w:rPr>
            <w:color w:val="FF0000"/>
            <w:sz w:val="22"/>
          </w:rPr>
          <w:delText xml:space="preserve"> </w:delText>
        </w:r>
      </w:del>
      <w:r w:rsidRPr="0028726A">
        <w:rPr>
          <w:color w:val="FF0000"/>
          <w:sz w:val="22"/>
        </w:rPr>
        <w:t xml:space="preserve"> </w:t>
      </w:r>
      <w:r w:rsidRPr="00C73DFE">
        <w:rPr>
          <w:color w:val="FF0000"/>
          <w:sz w:val="22"/>
          <w:rPrChange w:id="104" w:author="CANTARERO DELGADO, JOSE" w:date="2025-12-18T18:39:00Z" w16du:dateUtc="2025-12-18T17:39:00Z">
            <w:rPr>
              <w:sz w:val="22"/>
            </w:rPr>
          </w:rPrChange>
        </w:rPr>
        <w:t>los 3 días (indicados en el aviso de las US) desde que el cliente solicita la AA en canal</w:t>
      </w:r>
    </w:p>
    <w:p w14:paraId="47F368D8" w14:textId="77777777" w:rsidR="00A8592F" w:rsidRPr="00C73DFE" w:rsidRDefault="00A8592F" w:rsidP="00A8592F">
      <w:pPr>
        <w:pStyle w:val="Normal1"/>
        <w:ind w:left="708"/>
        <w:rPr>
          <w:color w:val="FF0000"/>
          <w:sz w:val="22"/>
          <w:rPrChange w:id="105" w:author="CANTARERO DELGADO, JOSE" w:date="2025-12-18T18:39:00Z" w16du:dateUtc="2025-12-18T17:39:00Z">
            <w:rPr>
              <w:sz w:val="22"/>
            </w:rPr>
          </w:rPrChange>
        </w:rPr>
      </w:pPr>
    </w:p>
    <w:p w14:paraId="56AEFBE6" w14:textId="066E139F" w:rsidR="00525034" w:rsidRPr="00C73DFE" w:rsidRDefault="00A8592F" w:rsidP="00A8592F">
      <w:pPr>
        <w:pStyle w:val="Normal1"/>
        <w:ind w:left="708"/>
        <w:rPr>
          <w:color w:val="FF0000"/>
          <w:sz w:val="22"/>
          <w:rPrChange w:id="106" w:author="CANTARERO DELGADO, JOSE" w:date="2025-12-18T18:39:00Z" w16du:dateUtc="2025-12-18T17:39:00Z">
            <w:rPr>
              <w:sz w:val="22"/>
            </w:rPr>
          </w:rPrChange>
        </w:rPr>
      </w:pPr>
      <w:r w:rsidRPr="00C73DFE">
        <w:rPr>
          <w:color w:val="FF0000"/>
          <w:sz w:val="22"/>
          <w:rPrChange w:id="107" w:author="CANTARERO DELGADO, JOSE" w:date="2025-12-18T18:39:00Z" w16du:dateUtc="2025-12-18T17:39:00Z">
            <w:rPr>
              <w:sz w:val="22"/>
            </w:rPr>
          </w:rPrChange>
        </w:rPr>
        <w:t>lo que antes suceda.</w:t>
      </w:r>
    </w:p>
    <w:p w14:paraId="49162B13" w14:textId="77777777" w:rsidR="00A8592F" w:rsidRDefault="00A8592F" w:rsidP="00A41151">
      <w:pPr>
        <w:pStyle w:val="Normal1"/>
        <w:ind w:left="708"/>
        <w:rPr>
          <w:ins w:id="108" w:author="Martin Chico, M." w:date="2025-12-15T16:59:00Z" w16du:dateUtc="2025-12-15T15:59:00Z"/>
          <w:sz w:val="22"/>
        </w:rPr>
      </w:pPr>
    </w:p>
    <w:p w14:paraId="11F7ADA5" w14:textId="77777777" w:rsidR="00525034" w:rsidRPr="00A16864" w:rsidRDefault="00525034" w:rsidP="00A41151">
      <w:pPr>
        <w:pStyle w:val="Normal1"/>
        <w:ind w:left="708"/>
        <w:rPr>
          <w:sz w:val="22"/>
        </w:rPr>
      </w:pPr>
    </w:p>
    <w:p w14:paraId="7449FC2E" w14:textId="77777777" w:rsidR="00A16864" w:rsidRPr="00A16864" w:rsidRDefault="00A16864" w:rsidP="00A41151">
      <w:pPr>
        <w:pStyle w:val="Normal1"/>
        <w:ind w:left="708"/>
        <w:rPr>
          <w:sz w:val="22"/>
        </w:rPr>
      </w:pPr>
      <w:r w:rsidRPr="00A16864">
        <w:rPr>
          <w:sz w:val="22"/>
        </w:rPr>
        <w:t xml:space="preserve">En el servicio de consulta del préstamo se añadirá el indicador INDPREST, Canales evaluará el indicador para conocer el destinatario al que enviar la solicitud de AA para su firma </w:t>
      </w:r>
      <w:commentRangeStart w:id="109"/>
      <w:commentRangeStart w:id="110"/>
      <w:commentRangeStart w:id="111"/>
      <w:commentRangeStart w:id="112"/>
      <w:r w:rsidRPr="00A16864">
        <w:rPr>
          <w:sz w:val="22"/>
        </w:rPr>
        <w:t>digital</w:t>
      </w:r>
      <w:commentRangeEnd w:id="109"/>
      <w:r w:rsidRPr="00A16864">
        <w:rPr>
          <w:rStyle w:val="CommentReference"/>
          <w:sz w:val="22"/>
          <w:szCs w:val="20"/>
        </w:rPr>
        <w:commentReference w:id="109"/>
      </w:r>
      <w:commentRangeEnd w:id="110"/>
      <w:r w:rsidRPr="00A16864">
        <w:rPr>
          <w:rStyle w:val="CommentReference"/>
          <w:sz w:val="22"/>
          <w:szCs w:val="20"/>
        </w:rPr>
        <w:commentReference w:id="110"/>
      </w:r>
      <w:commentRangeEnd w:id="111"/>
      <w:r w:rsidRPr="00A16864">
        <w:rPr>
          <w:rStyle w:val="CommentReference"/>
          <w:sz w:val="22"/>
          <w:szCs w:val="20"/>
        </w:rPr>
        <w:commentReference w:id="111"/>
      </w:r>
      <w:commentRangeEnd w:id="112"/>
      <w:r w:rsidRPr="00A16864">
        <w:rPr>
          <w:rStyle w:val="CommentReference"/>
          <w:sz w:val="22"/>
          <w:szCs w:val="20"/>
        </w:rPr>
        <w:commentReference w:id="112"/>
      </w:r>
      <w:r w:rsidRPr="00A16864">
        <w:rPr>
          <w:sz w:val="22"/>
        </w:rPr>
        <w:t>:</w:t>
      </w:r>
    </w:p>
    <w:p w14:paraId="555C64C6" w14:textId="77777777" w:rsidR="00A16864" w:rsidRPr="00A16864" w:rsidRDefault="00A16864" w:rsidP="00A16864">
      <w:pPr>
        <w:pStyle w:val="Normal1"/>
        <w:rPr>
          <w:sz w:val="22"/>
        </w:rPr>
      </w:pPr>
    </w:p>
    <w:p w14:paraId="5492E7B4" w14:textId="77777777" w:rsidR="00A16864" w:rsidRPr="00A16864" w:rsidRDefault="00A16864" w:rsidP="00A16864">
      <w:pPr>
        <w:pStyle w:val="Normal1"/>
        <w:numPr>
          <w:ilvl w:val="1"/>
          <w:numId w:val="26"/>
        </w:numPr>
        <w:rPr>
          <w:sz w:val="22"/>
        </w:rPr>
      </w:pPr>
      <w:r w:rsidRPr="00A16864">
        <w:rPr>
          <w:sz w:val="22"/>
        </w:rPr>
        <w:t xml:space="preserve">Préstamo de convenio. Se envía a </w:t>
      </w:r>
      <w:r w:rsidRPr="00A16864">
        <w:rPr>
          <w:b/>
          <w:bCs/>
          <w:sz w:val="22"/>
        </w:rPr>
        <w:t>0901Operacionesconvenios</w:t>
      </w:r>
    </w:p>
    <w:p w14:paraId="22CFD430" w14:textId="77777777" w:rsidR="00A16864" w:rsidRPr="00A16864" w:rsidRDefault="00A16864" w:rsidP="00A16864">
      <w:pPr>
        <w:pStyle w:val="Normal1"/>
        <w:numPr>
          <w:ilvl w:val="1"/>
          <w:numId w:val="26"/>
        </w:numPr>
        <w:rPr>
          <w:sz w:val="22"/>
        </w:rPr>
      </w:pPr>
      <w:r w:rsidRPr="00A16864">
        <w:rPr>
          <w:sz w:val="22"/>
        </w:rPr>
        <w:t xml:space="preserve">Préstamo promotor. Se envía a </w:t>
      </w:r>
      <w:r w:rsidRPr="00A16864">
        <w:rPr>
          <w:b/>
          <w:bCs/>
          <w:sz w:val="22"/>
        </w:rPr>
        <w:t>0901PromotoresAdm, SS.CC.</w:t>
      </w:r>
    </w:p>
    <w:p w14:paraId="1A0BE937" w14:textId="77777777" w:rsidR="00A16864" w:rsidRPr="00A16864" w:rsidRDefault="00A16864" w:rsidP="00A16864">
      <w:pPr>
        <w:pStyle w:val="Normal1"/>
        <w:numPr>
          <w:ilvl w:val="1"/>
          <w:numId w:val="26"/>
        </w:numPr>
        <w:rPr>
          <w:sz w:val="22"/>
        </w:rPr>
      </w:pPr>
      <w:r w:rsidRPr="00A16864">
        <w:rPr>
          <w:sz w:val="22"/>
        </w:rPr>
        <w:t xml:space="preserve">Préstamo migrado. Se envía a </w:t>
      </w:r>
      <w:r w:rsidRPr="00A16864">
        <w:rPr>
          <w:b/>
          <w:bCs/>
          <w:sz w:val="22"/>
        </w:rPr>
        <w:t>0901ProyectosPrestamos</w:t>
      </w:r>
    </w:p>
    <w:p w14:paraId="55FEAA29" w14:textId="77777777" w:rsidR="00A16864" w:rsidRPr="00C73DFE" w:rsidRDefault="00A16864" w:rsidP="00A16864">
      <w:pPr>
        <w:pStyle w:val="Normal1"/>
        <w:numPr>
          <w:ilvl w:val="1"/>
          <w:numId w:val="26"/>
        </w:numPr>
        <w:rPr>
          <w:ins w:id="113" w:author="CANTARERO DELGADO, JOSE" w:date="2025-12-18T18:38:00Z" w16du:dateUtc="2025-12-18T17:38:00Z"/>
          <w:sz w:val="22"/>
          <w:rPrChange w:id="114" w:author="CANTARERO DELGADO, JOSE" w:date="2025-12-18T18:38:00Z" w16du:dateUtc="2025-12-18T17:38:00Z">
            <w:rPr>
              <w:ins w:id="115" w:author="CANTARERO DELGADO, JOSE" w:date="2025-12-18T18:38:00Z" w16du:dateUtc="2025-12-18T17:38:00Z"/>
              <w:b/>
              <w:bCs/>
              <w:sz w:val="22"/>
            </w:rPr>
          </w:rPrChange>
        </w:rPr>
      </w:pPr>
      <w:r w:rsidRPr="00A16864">
        <w:rPr>
          <w:sz w:val="22"/>
        </w:rPr>
        <w:t xml:space="preserve">Resto de casos. Se envía a CGS / CSA </w:t>
      </w:r>
      <w:r w:rsidRPr="00A16864">
        <w:rPr>
          <w:b/>
          <w:bCs/>
          <w:sz w:val="22"/>
        </w:rPr>
        <w:t>0901AmortizacionesPrestamos</w:t>
      </w:r>
    </w:p>
    <w:p w14:paraId="41527BD3" w14:textId="77777777" w:rsidR="00C73DFE" w:rsidRDefault="00C73DFE" w:rsidP="00C73DFE">
      <w:pPr>
        <w:pStyle w:val="Normal1"/>
        <w:rPr>
          <w:ins w:id="116" w:author="CANTARERO DELGADO, JOSE" w:date="2025-12-18T18:41:00Z" w16du:dateUtc="2025-12-18T17:41:00Z"/>
          <w:b/>
          <w:bCs/>
          <w:sz w:val="22"/>
        </w:rPr>
      </w:pPr>
    </w:p>
    <w:p w14:paraId="17D7EC9B" w14:textId="25AD892B" w:rsidR="00C73DFE" w:rsidRPr="00C73DFE" w:rsidRDefault="00C73DFE">
      <w:pPr>
        <w:pStyle w:val="Normal1"/>
        <w:rPr>
          <w:color w:val="FF0000"/>
          <w:sz w:val="22"/>
          <w:szCs w:val="22"/>
          <w:lang w:val="es-ES"/>
          <w:rPrChange w:id="117" w:author="CANTARERO DELGADO, JOSE" w:date="2025-12-18T18:45:00Z" w16du:dateUtc="2025-12-18T17:45:00Z">
            <w:rPr>
              <w:rFonts w:ascii="Franklin Gothic Book" w:hAnsi="Franklin Gothic Book"/>
              <w:b/>
              <w:bCs/>
              <w:color w:val="1F497D"/>
            </w:rPr>
          </w:rPrChange>
        </w:rPr>
        <w:pPrChange w:id="118" w:author="CANTARERO DELGADO, JOSE" w:date="2025-12-18T18:40:00Z" w16du:dateUtc="2025-12-18T17:40:00Z">
          <w:pPr>
            <w:numPr>
              <w:numId w:val="30"/>
            </w:numPr>
            <w:spacing w:after="200" w:line="276" w:lineRule="auto"/>
            <w:ind w:left="375" w:right="0" w:hanging="375"/>
            <w:jc w:val="left"/>
          </w:pPr>
        </w:pPrChange>
      </w:pPr>
      <w:r w:rsidRPr="365D2436">
        <w:rPr>
          <w:color w:val="FF0000"/>
          <w:sz w:val="22"/>
          <w:szCs w:val="22"/>
          <w:lang w:val="es-ES"/>
          <w:rPrChange w:id="119" w:author="CANTARERO DELGADO, JOSE" w:date="2025-12-18T18:45:00Z" w16du:dateUtc="2025-12-18T17:45:00Z">
            <w:rPr>
              <w:b/>
              <w:bCs/>
              <w:sz w:val="22"/>
              <w:szCs w:val="22"/>
            </w:rPr>
          </w:rPrChange>
        </w:rPr>
        <w:t xml:space="preserve">Además,se debe realizar la siguiente </w:t>
      </w:r>
      <w:r w:rsidRPr="365D2436">
        <w:rPr>
          <w:color w:val="FF0000"/>
          <w:sz w:val="22"/>
          <w:szCs w:val="22"/>
          <w:lang w:val="es-ES"/>
          <w:rPrChange w:id="120" w:author="CANTARERO DELGADO, JOSE" w:date="2025-12-18T18:45:00Z" w16du:dateUtc="2025-12-18T17:45:00Z">
            <w:rPr>
              <w:rFonts w:ascii="Franklin Gothic Book" w:hAnsi="Franklin Gothic Book"/>
              <w:b/>
              <w:bCs/>
              <w:color w:val="1F497D" w:themeColor="text2"/>
            </w:rPr>
          </w:rPrChange>
        </w:rPr>
        <w:t xml:space="preserve">Modificación del texto del correo que se genera de forma automática en el caso de </w:t>
      </w:r>
      <w:r w:rsidRPr="365D2436">
        <w:rPr>
          <w:b/>
          <w:bCs/>
          <w:color w:val="FF0000"/>
          <w:sz w:val="22"/>
          <w:szCs w:val="22"/>
          <w:lang w:val="es-ES"/>
          <w:rPrChange w:id="121" w:author="CANTARERO DELGADO, JOSE" w:date="2025-12-19T08:52:00Z" w16du:dateUtc="2025-12-19T07:52:00Z">
            <w:rPr>
              <w:rFonts w:ascii="Franklin Gothic Book" w:hAnsi="Franklin Gothic Book"/>
              <w:b/>
              <w:bCs/>
              <w:color w:val="1F497D" w:themeColor="text2"/>
            </w:rPr>
          </w:rPrChange>
        </w:rPr>
        <w:t>AA NO automáticas</w:t>
      </w:r>
    </w:p>
    <w:p w14:paraId="519CB2B3" w14:textId="4C02F4C7" w:rsidR="00C73DFE" w:rsidRPr="00C73DFE" w:rsidRDefault="00C73DFE" w:rsidP="365D2436">
      <w:pPr>
        <w:spacing w:afterLines="20" w:after="48" w:line="240" w:lineRule="auto"/>
        <w:ind w:left="375"/>
        <w:rPr>
          <w:snapToGrid w:val="0"/>
          <w:color w:val="FF0000"/>
          <w:sz w:val="22"/>
          <w:szCs w:val="22"/>
          <w:lang w:val="es-ES" w:eastAsia="es-ES"/>
          <w:rPrChange w:id="122" w:author="CANTARERO DELGADO, JOSE" w:date="2025-12-18T18:45:00Z" w16du:dateUtc="2025-12-18T17:45:00Z">
            <w:rPr>
              <w:rFonts w:ascii="Franklin Gothic Book" w:hAnsi="Franklin Gothic Book"/>
              <w:color w:val="1F497D"/>
            </w:rPr>
          </w:rPrChange>
        </w:rPr>
      </w:pPr>
      <w:r w:rsidRPr="365D2436">
        <w:rPr>
          <w:snapToGrid w:val="0"/>
          <w:color w:val="FF0000"/>
          <w:sz w:val="22"/>
          <w:szCs w:val="22"/>
          <w:lang w:val="es-ES" w:eastAsia="es-ES"/>
          <w:rPrChange w:id="123" w:author="CANTARERO DELGADO, JOSE" w:date="2025-12-18T18:45:00Z" w16du:dateUtc="2025-12-18T17:45:00Z">
            <w:rPr>
              <w:rFonts w:ascii="Franklin Gothic Book" w:hAnsi="Franklin Gothic Book"/>
              <w:color w:val="1F497D"/>
            </w:rPr>
          </w:rPrChange>
        </w:rPr>
        <w:t xml:space="preserve">Mantener el envío de correo electrónico </w:t>
      </w:r>
      <w:r w:rsidR="00865E1B" w:rsidRPr="365D2436">
        <w:rPr>
          <w:snapToGrid w:val="0"/>
          <w:color w:val="FF0000"/>
          <w:sz w:val="22"/>
          <w:szCs w:val="22"/>
          <w:lang w:val="es-ES" w:eastAsia="es-ES"/>
        </w:rPr>
        <w:t>a los destinatarios indicados,</w:t>
      </w:r>
      <w:r w:rsidRPr="365D2436">
        <w:rPr>
          <w:snapToGrid w:val="0"/>
          <w:color w:val="FF0000"/>
          <w:sz w:val="22"/>
          <w:szCs w:val="22"/>
          <w:lang w:val="es-ES" w:eastAsia="es-ES"/>
        </w:rPr>
        <w:t xml:space="preserve"> </w:t>
      </w:r>
      <w:r w:rsidRPr="365D2436">
        <w:rPr>
          <w:snapToGrid w:val="0"/>
          <w:color w:val="FF0000"/>
          <w:sz w:val="22"/>
          <w:szCs w:val="22"/>
          <w:lang w:val="es-ES" w:eastAsia="es-ES"/>
          <w:rPrChange w:id="124" w:author="CANTARERO DELGADO, JOSE" w:date="2025-12-18T18:45:00Z" w16du:dateUtc="2025-12-18T17:45:00Z">
            <w:rPr>
              <w:rFonts w:ascii="Franklin Gothic Book" w:hAnsi="Franklin Gothic Book"/>
              <w:color w:val="1F497D"/>
            </w:rPr>
          </w:rPrChange>
        </w:rPr>
        <w:t>modificando los siguientes puntos en el cuerpo del mismo:</w:t>
      </w:r>
    </w:p>
    <w:p w14:paraId="0380664E" w14:textId="77777777" w:rsidR="00C73DFE" w:rsidRPr="00C73DFE" w:rsidRDefault="00C73DFE" w:rsidP="00C73DFE">
      <w:pPr>
        <w:pStyle w:val="ListParagraph"/>
        <w:numPr>
          <w:ilvl w:val="0"/>
          <w:numId w:val="31"/>
        </w:numPr>
        <w:spacing w:line="240" w:lineRule="auto"/>
        <w:ind w:right="0"/>
        <w:jc w:val="left"/>
        <w:rPr>
          <w:snapToGrid w:val="0"/>
          <w:color w:val="FF0000"/>
          <w:sz w:val="22"/>
          <w:lang w:eastAsia="es-ES"/>
          <w:rPrChange w:id="125" w:author="CANTARERO DELGADO, JOSE" w:date="2025-12-18T18:45:00Z" w16du:dateUtc="2025-12-18T17:45:00Z">
            <w:rPr>
              <w:rFonts w:ascii="Franklin Gothic Book" w:hAnsi="Franklin Gothic Book"/>
              <w:color w:val="1F497D"/>
            </w:rPr>
          </w:rPrChange>
        </w:rPr>
      </w:pPr>
      <w:r w:rsidRPr="00C73DFE">
        <w:rPr>
          <w:snapToGrid w:val="0"/>
          <w:color w:val="FF0000"/>
          <w:sz w:val="22"/>
          <w:lang w:eastAsia="es-ES"/>
          <w:rPrChange w:id="126" w:author="CANTARERO DELGADO, JOSE" w:date="2025-12-18T18:45:00Z" w16du:dateUtc="2025-12-18T17:45:00Z">
            <w:rPr>
              <w:rFonts w:ascii="Franklin Gothic Book" w:hAnsi="Franklin Gothic Book"/>
              <w:color w:val="1F497D"/>
            </w:rPr>
          </w:rPrChange>
        </w:rPr>
        <w:t>Número completo del préstamo: actualmente no informa del DC del número de préstamo, debe añadirse en el texto.</w:t>
      </w:r>
    </w:p>
    <w:p w14:paraId="6FE179AD" w14:textId="77777777" w:rsidR="00C73DFE" w:rsidRPr="00C73DFE" w:rsidRDefault="00C73DFE" w:rsidP="00C73DFE">
      <w:pPr>
        <w:pStyle w:val="ListParagraph"/>
        <w:numPr>
          <w:ilvl w:val="0"/>
          <w:numId w:val="31"/>
        </w:numPr>
        <w:spacing w:line="240" w:lineRule="auto"/>
        <w:ind w:right="0"/>
        <w:jc w:val="left"/>
        <w:rPr>
          <w:snapToGrid w:val="0"/>
          <w:color w:val="FF0000"/>
          <w:sz w:val="22"/>
          <w:lang w:eastAsia="es-ES"/>
          <w:rPrChange w:id="127" w:author="CANTARERO DELGADO, JOSE" w:date="2025-12-18T18:45:00Z" w16du:dateUtc="2025-12-18T17:45:00Z">
            <w:rPr>
              <w:rFonts w:ascii="Franklin Gothic Book" w:hAnsi="Franklin Gothic Book"/>
              <w:color w:val="1F497D"/>
            </w:rPr>
          </w:rPrChange>
        </w:rPr>
      </w:pPr>
      <w:r w:rsidRPr="00C73DFE">
        <w:rPr>
          <w:snapToGrid w:val="0"/>
          <w:color w:val="FF0000"/>
          <w:sz w:val="22"/>
          <w:lang w:eastAsia="es-ES"/>
          <w:rPrChange w:id="128" w:author="CANTARERO DELGADO, JOSE" w:date="2025-12-18T18:45:00Z" w16du:dateUtc="2025-12-18T17:45:00Z">
            <w:rPr>
              <w:rFonts w:ascii="Franklin Gothic Book" w:hAnsi="Franklin Gothic Book"/>
              <w:color w:val="1F497D"/>
            </w:rPr>
          </w:rPrChange>
        </w:rPr>
        <w:t>Nombre completo del solicitante: añadir este dato junto con el DNI que ya se informa.</w:t>
      </w:r>
    </w:p>
    <w:p w14:paraId="3805DCA8" w14:textId="77777777" w:rsidR="00C73DFE" w:rsidRPr="00C73DFE" w:rsidRDefault="00C73DFE" w:rsidP="00C73DFE">
      <w:pPr>
        <w:pStyle w:val="ListParagraph"/>
        <w:numPr>
          <w:ilvl w:val="0"/>
          <w:numId w:val="31"/>
        </w:numPr>
        <w:spacing w:line="240" w:lineRule="auto"/>
        <w:ind w:right="0"/>
        <w:jc w:val="left"/>
        <w:rPr>
          <w:snapToGrid w:val="0"/>
          <w:color w:val="FF0000"/>
          <w:sz w:val="22"/>
          <w:lang w:eastAsia="es-ES"/>
          <w:rPrChange w:id="129" w:author="CANTARERO DELGADO, JOSE" w:date="2025-12-18T18:45:00Z" w16du:dateUtc="2025-12-18T17:45:00Z">
            <w:rPr>
              <w:rFonts w:ascii="Franklin Gothic Book" w:hAnsi="Franklin Gothic Book"/>
              <w:color w:val="1F497D"/>
            </w:rPr>
          </w:rPrChange>
        </w:rPr>
      </w:pPr>
      <w:r w:rsidRPr="00C73DFE">
        <w:rPr>
          <w:snapToGrid w:val="0"/>
          <w:color w:val="FF0000"/>
          <w:sz w:val="22"/>
          <w:lang w:eastAsia="es-ES"/>
          <w:rPrChange w:id="130" w:author="CANTARERO DELGADO, JOSE" w:date="2025-12-18T18:45:00Z" w16du:dateUtc="2025-12-18T17:45:00Z">
            <w:rPr>
              <w:rFonts w:ascii="Franklin Gothic Book" w:hAnsi="Franklin Gothic Book"/>
              <w:color w:val="1F497D"/>
            </w:rPr>
          </w:rPrChange>
        </w:rPr>
        <w:t>Número de disposición: si el cliente informa una línea, obligar a informar el número de la/s disposición/es que quiere amortizar.</w:t>
      </w:r>
    </w:p>
    <w:p w14:paraId="53EEE7C8" w14:textId="77777777" w:rsidR="00C73DFE" w:rsidRPr="00C73DFE" w:rsidRDefault="00C73DFE" w:rsidP="00C73DFE">
      <w:pPr>
        <w:pStyle w:val="ListParagraph"/>
        <w:numPr>
          <w:ilvl w:val="0"/>
          <w:numId w:val="31"/>
        </w:numPr>
        <w:spacing w:line="240" w:lineRule="auto"/>
        <w:ind w:right="0"/>
        <w:jc w:val="left"/>
        <w:rPr>
          <w:snapToGrid w:val="0"/>
          <w:color w:val="FF0000"/>
          <w:sz w:val="22"/>
          <w:lang w:eastAsia="es-ES"/>
          <w:rPrChange w:id="131" w:author="CANTARERO DELGADO, JOSE" w:date="2025-12-18T18:45:00Z" w16du:dateUtc="2025-12-18T17:45:00Z">
            <w:rPr>
              <w:rFonts w:ascii="Franklin Gothic Book" w:hAnsi="Franklin Gothic Book"/>
              <w:color w:val="1F497D"/>
            </w:rPr>
          </w:rPrChange>
        </w:rPr>
      </w:pPr>
      <w:r w:rsidRPr="00C73DFE">
        <w:rPr>
          <w:snapToGrid w:val="0"/>
          <w:color w:val="FF0000"/>
          <w:sz w:val="22"/>
          <w:lang w:eastAsia="es-ES"/>
          <w:rPrChange w:id="132" w:author="CANTARERO DELGADO, JOSE" w:date="2025-12-18T18:45:00Z" w16du:dateUtc="2025-12-18T17:45:00Z">
            <w:rPr>
              <w:rFonts w:ascii="Franklin Gothic Book" w:hAnsi="Franklin Gothic Book"/>
              <w:color w:val="1F497D"/>
            </w:rPr>
          </w:rPrChange>
        </w:rPr>
        <w:t>Añadir al texto del mensaje el motivo que informa SIBIS a canales por el que no se ha permitido la AA automática.</w:t>
      </w:r>
    </w:p>
    <w:p w14:paraId="2F387EB5" w14:textId="77777777" w:rsidR="00C73DFE" w:rsidRPr="00C73DFE" w:rsidRDefault="00C73DFE" w:rsidP="00C73DFE">
      <w:pPr>
        <w:pStyle w:val="Normal1"/>
        <w:rPr>
          <w:ins w:id="133" w:author="CANTARERO DELGADO, JOSE" w:date="2025-12-18T18:41:00Z" w16du:dateUtc="2025-12-18T17:41:00Z"/>
          <w:color w:val="FF0000"/>
          <w:sz w:val="22"/>
          <w:rPrChange w:id="134" w:author="CANTARERO DELGADO, JOSE" w:date="2025-12-18T18:45:00Z" w16du:dateUtc="2025-12-18T17:45:00Z">
            <w:rPr>
              <w:ins w:id="135" w:author="CANTARERO DELGADO, JOSE" w:date="2025-12-18T18:41:00Z" w16du:dateUtc="2025-12-18T17:41:00Z"/>
              <w:sz w:val="22"/>
            </w:rPr>
          </w:rPrChange>
        </w:rPr>
      </w:pPr>
    </w:p>
    <w:p w14:paraId="4F93F0F5" w14:textId="4B8DEB9D" w:rsidR="0028726A" w:rsidRPr="0028726A" w:rsidRDefault="00C73DFE" w:rsidP="365D2436">
      <w:pPr>
        <w:pStyle w:val="Normal1"/>
        <w:rPr>
          <w:ins w:id="136" w:author="CANTARERO DELGADO, JOSE" w:date="2025-12-19T08:50:00Z" w16du:dateUtc="2025-12-19T07:50:00Z"/>
          <w:color w:val="FF0000"/>
          <w:sz w:val="22"/>
          <w:szCs w:val="22"/>
          <w:lang w:val="es-ES"/>
          <w:rPrChange w:id="137" w:author="CANTARERO DELGADO, JOSE" w:date="2025-12-19T08:51:00Z" w16du:dateUtc="2025-12-19T07:51:00Z">
            <w:rPr>
              <w:ins w:id="138" w:author="CANTARERO DELGADO, JOSE" w:date="2025-12-19T08:50:00Z" w16du:dateUtc="2025-12-19T07:50:00Z"/>
              <w:rFonts w:ascii="Franklin Gothic Book" w:hAnsi="Franklin Gothic Book"/>
              <w:color w:val="1F497D"/>
            </w:rPr>
          </w:rPrChange>
        </w:rPr>
      </w:pPr>
      <w:r w:rsidRPr="365D2436">
        <w:rPr>
          <w:color w:val="FF0000"/>
          <w:sz w:val="22"/>
          <w:szCs w:val="22"/>
          <w:lang w:val="es-ES"/>
          <w:rPrChange w:id="139" w:author="CANTARERO DELGADO, JOSE" w:date="2025-12-18T18:45:00Z" w16du:dateUtc="2025-12-18T17:45:00Z">
            <w:rPr>
              <w:sz w:val="22"/>
              <w:szCs w:val="22"/>
            </w:rPr>
          </w:rPrChange>
        </w:rPr>
        <w:t>Adicionalmente, se debe revisar la afectación de estos cambios en la generación del correo en flujo actual (legacy</w:t>
      </w:r>
      <w:r w:rsidRPr="365D2436">
        <w:rPr>
          <w:color w:val="FF0000"/>
          <w:sz w:val="22"/>
          <w:szCs w:val="22"/>
          <w:lang w:val="es-ES"/>
        </w:rPr>
        <w:t>)</w:t>
      </w:r>
      <w:r w:rsidR="0028726A" w:rsidRPr="365D2436">
        <w:rPr>
          <w:color w:val="FF0000"/>
          <w:sz w:val="22"/>
          <w:szCs w:val="22"/>
          <w:lang w:val="es-ES"/>
        </w:rPr>
        <w:t xml:space="preserve"> , es decir, </w:t>
      </w:r>
      <w:r w:rsidR="0028726A" w:rsidRPr="365D2436">
        <w:rPr>
          <w:snapToGrid/>
          <w:color w:val="FF0000"/>
          <w:sz w:val="22"/>
          <w:szCs w:val="22"/>
          <w:lang w:val="es-ES"/>
        </w:rPr>
        <w:t>todas las modificaciones solicitadas que sea posible adaptar en Legacy, se deben llevar a cabo.</w:t>
      </w:r>
      <w:del w:id="140" w:author="CANTARERO DELGADO, JOSE" w:date="2025-12-19T09:01:00Z" w16du:dateUtc="2025-12-19T08:01:00Z">
        <w:r w:rsidRPr="365D2436" w:rsidDel="0028726A">
          <w:rPr>
            <w:color w:val="FF0000"/>
            <w:sz w:val="22"/>
            <w:szCs w:val="22"/>
            <w:lang w:val="es-ES"/>
          </w:rPr>
          <w:delText xml:space="preserve"> </w:delText>
        </w:r>
      </w:del>
    </w:p>
    <w:p w14:paraId="191EE2DE" w14:textId="77777777" w:rsidR="0028726A" w:rsidRPr="00C73DFE" w:rsidRDefault="0028726A" w:rsidP="00C73DFE">
      <w:pPr>
        <w:pStyle w:val="Normal1"/>
        <w:rPr>
          <w:color w:val="FF0000"/>
          <w:sz w:val="22"/>
          <w:rPrChange w:id="141" w:author="CANTARERO DELGADO, JOSE" w:date="2025-12-18T18:45:00Z" w16du:dateUtc="2025-12-18T17:45:00Z">
            <w:rPr>
              <w:sz w:val="22"/>
            </w:rPr>
          </w:rPrChange>
        </w:rPr>
      </w:pPr>
    </w:p>
    <w:p w14:paraId="25D2D62A" w14:textId="77777777" w:rsidR="00A16864" w:rsidRPr="00A16864" w:rsidRDefault="00A16864" w:rsidP="00A16864">
      <w:pPr>
        <w:pStyle w:val="Normal1"/>
        <w:rPr>
          <w:sz w:val="22"/>
        </w:rPr>
      </w:pPr>
    </w:p>
    <w:p w14:paraId="246ED8FC" w14:textId="77777777" w:rsidR="00A16864" w:rsidRPr="00A16864" w:rsidRDefault="00A16864" w:rsidP="00A03EBC">
      <w:pPr>
        <w:pStyle w:val="Normal1"/>
        <w:ind w:left="708"/>
        <w:rPr>
          <w:sz w:val="22"/>
        </w:rPr>
      </w:pPr>
      <w:r w:rsidRPr="00A16864">
        <w:rPr>
          <w:sz w:val="22"/>
        </w:rPr>
        <w:t>Se ha añadido también en el servicio de consultas, TIPOFIRMA, pues en el caso de préstamos particulares hay que evaluar la cuenta vista asociada al préstamo, para conocer el tipo de firma a solicitar (si varios titulares, firma indistinta, conjunta o mancomunada).</w:t>
      </w:r>
    </w:p>
    <w:p w14:paraId="4B86F936" w14:textId="77777777" w:rsidR="00A16864" w:rsidRPr="00A16864" w:rsidRDefault="00A16864" w:rsidP="00A03EBC">
      <w:pPr>
        <w:pStyle w:val="Normal1"/>
        <w:ind w:left="708"/>
        <w:rPr>
          <w:sz w:val="22"/>
        </w:rPr>
      </w:pPr>
    </w:p>
    <w:p w14:paraId="14137944" w14:textId="77777777" w:rsidR="00A16864" w:rsidRPr="00A16864" w:rsidRDefault="00A16864" w:rsidP="00A03EBC">
      <w:pPr>
        <w:pStyle w:val="Normal1"/>
        <w:ind w:left="708"/>
        <w:rPr>
          <w:sz w:val="22"/>
        </w:rPr>
      </w:pPr>
      <w:r w:rsidRPr="00A16864">
        <w:rPr>
          <w:sz w:val="22"/>
          <w:highlight w:val="yellow"/>
        </w:rPr>
        <w:t>En el funcional de canales se indicarán todos los mensajes a enviar, con las modificaciones que se especifican en los requerimientos.</w:t>
      </w:r>
    </w:p>
    <w:p w14:paraId="4A1FE7B7" w14:textId="77777777" w:rsidR="00A16864" w:rsidRPr="00A16864" w:rsidRDefault="00A16864" w:rsidP="00A03EBC">
      <w:pPr>
        <w:pStyle w:val="Normal1"/>
        <w:ind w:left="708"/>
        <w:rPr>
          <w:sz w:val="22"/>
        </w:rPr>
      </w:pPr>
    </w:p>
    <w:p w14:paraId="0CDB46C8" w14:textId="77777777" w:rsidR="00A16864" w:rsidRPr="00A16864" w:rsidRDefault="00A16864" w:rsidP="365D2436">
      <w:pPr>
        <w:pStyle w:val="Normal1"/>
        <w:ind w:left="708"/>
        <w:rPr>
          <w:sz w:val="22"/>
          <w:szCs w:val="22"/>
          <w:lang w:val="es-ES"/>
        </w:rPr>
      </w:pPr>
      <w:r w:rsidRPr="365D2436">
        <w:rPr>
          <w:sz w:val="22"/>
          <w:szCs w:val="22"/>
          <w:lang w:val="es-ES"/>
        </w:rPr>
        <w:t>Los datos añadidos en el servicio serán tratados por BSOnline o BSMóvil, para las validaciones requeridas.</w:t>
      </w:r>
    </w:p>
    <w:p w14:paraId="533730D6" w14:textId="77777777" w:rsidR="00A16864" w:rsidRPr="00A16864" w:rsidRDefault="00A16864" w:rsidP="00A16864">
      <w:pPr>
        <w:pStyle w:val="Normal1"/>
        <w:rPr>
          <w:sz w:val="22"/>
        </w:rPr>
      </w:pPr>
    </w:p>
    <w:p w14:paraId="075954D7" w14:textId="77777777" w:rsidR="00A16864" w:rsidRPr="00A16864" w:rsidRDefault="00A16864" w:rsidP="0055464A">
      <w:pPr>
        <w:pStyle w:val="Heading2"/>
        <w:numPr>
          <w:ilvl w:val="1"/>
          <w:numId w:val="25"/>
        </w:numPr>
        <w:spacing w:line="240" w:lineRule="auto"/>
        <w:jc w:val="left"/>
        <w:rPr>
          <w:rFonts w:ascii="Times New Roman" w:hAnsi="Times New Roman"/>
        </w:rPr>
      </w:pPr>
      <w:bookmarkStart w:id="142" w:name="_Toc203059397"/>
      <w:bookmarkStart w:id="143" w:name="_Toc215568697"/>
      <w:r w:rsidRPr="00A16864">
        <w:rPr>
          <w:rFonts w:ascii="Times New Roman" w:hAnsi="Times New Roman"/>
        </w:rPr>
        <w:t>AA automática: Simulación Amortización</w:t>
      </w:r>
      <w:bookmarkEnd w:id="142"/>
      <w:bookmarkEnd w:id="143"/>
    </w:p>
    <w:p w14:paraId="6606DAA4" w14:textId="77777777" w:rsidR="00A03EBC" w:rsidRDefault="00A03EBC" w:rsidP="00A03EBC">
      <w:pPr>
        <w:pStyle w:val="Normal1"/>
        <w:ind w:firstLine="576"/>
        <w:rPr>
          <w:sz w:val="22"/>
        </w:rPr>
      </w:pPr>
    </w:p>
    <w:p w14:paraId="09188072" w14:textId="2CAF8ED2" w:rsidR="00A16864" w:rsidRPr="00A16864" w:rsidRDefault="00A16864" w:rsidP="00A03EBC">
      <w:pPr>
        <w:pStyle w:val="Normal1"/>
        <w:ind w:left="576"/>
        <w:rPr>
          <w:sz w:val="22"/>
        </w:rPr>
      </w:pPr>
      <w:r w:rsidRPr="00A16864">
        <w:rPr>
          <w:sz w:val="22"/>
        </w:rPr>
        <w:t xml:space="preserve">Si la AA automática está permitida, </w:t>
      </w:r>
      <w:r w:rsidRPr="00A16864">
        <w:rPr>
          <w:sz w:val="22"/>
          <w:lang w:val="es-ES"/>
        </w:rPr>
        <w:t xml:space="preserve">se realiza la simulación del préstamo y se amortiza automáticamente. Son los casos que no necesitan intervención y pueden hacerse en autoservicio. No generan ningún email. Sí se generará un </w:t>
      </w:r>
      <w:r w:rsidRPr="00A16864">
        <w:rPr>
          <w:sz w:val="22"/>
        </w:rPr>
        <w:t>nuevo documento, “Información relativa a su solicitud de reembolso anticipado.docx” (adjunto en Anexos), así como el documento de pérdida financiera en caso de aplicar. Para poder avanzar en la AA, debe obligatoriamente quedar registrada y validada la firma del cliente.</w:t>
      </w:r>
    </w:p>
    <w:p w14:paraId="0C043BB5" w14:textId="77777777" w:rsidR="00A16864" w:rsidRPr="00A16864" w:rsidRDefault="00A16864" w:rsidP="00A03EBC">
      <w:pPr>
        <w:pStyle w:val="Normal1"/>
        <w:ind w:left="576"/>
        <w:rPr>
          <w:sz w:val="22"/>
        </w:rPr>
      </w:pPr>
    </w:p>
    <w:p w14:paraId="19733B44" w14:textId="77777777" w:rsidR="00A16864" w:rsidRPr="00A16864" w:rsidRDefault="00A16864" w:rsidP="00A03EBC">
      <w:pPr>
        <w:pStyle w:val="Normal1"/>
        <w:ind w:left="576"/>
        <w:rPr>
          <w:sz w:val="22"/>
          <w:lang w:val="es-ES"/>
        </w:rPr>
      </w:pPr>
      <w:r w:rsidRPr="00A16864">
        <w:rPr>
          <w:sz w:val="22"/>
          <w:lang w:val="es-ES"/>
        </w:rPr>
        <w:t>Se mantendrá la funcionalidad sobre el importe a amortizar, es decir, el importe informado por el cliente en el campo “importe” sólo se destina a amortizar el capital del préstamo. A ese importe se le añade los intereses y comisiones devengados para realizar el cargo final. No se permite añadir la opción de que el importe que indique el cliente se trate como “importe total a cargar”, debido a una limitación operativa.</w:t>
      </w:r>
    </w:p>
    <w:p w14:paraId="74B54F21" w14:textId="77777777" w:rsidR="00A16864" w:rsidRPr="00A16864" w:rsidRDefault="00A16864" w:rsidP="00A16864">
      <w:pPr>
        <w:pStyle w:val="Normal1"/>
        <w:rPr>
          <w:sz w:val="22"/>
        </w:rPr>
      </w:pPr>
      <w:r w:rsidRPr="00A16864">
        <w:rPr>
          <w:sz w:val="22"/>
        </w:rPr>
        <w:tab/>
      </w:r>
    </w:p>
    <w:p w14:paraId="6AA9A45D" w14:textId="77777777" w:rsidR="00A16864" w:rsidRPr="00A16864" w:rsidRDefault="00A16864" w:rsidP="00A16864">
      <w:pPr>
        <w:pStyle w:val="Normal1"/>
        <w:rPr>
          <w:sz w:val="22"/>
        </w:rPr>
      </w:pPr>
    </w:p>
    <w:p w14:paraId="09137BE6" w14:textId="77777777" w:rsidR="00A16864" w:rsidRPr="00A16864" w:rsidRDefault="00A16864" w:rsidP="00A03EBC">
      <w:pPr>
        <w:pStyle w:val="Normal1"/>
        <w:ind w:left="576"/>
        <w:rPr>
          <w:sz w:val="22"/>
          <w:u w:val="single"/>
        </w:rPr>
      </w:pPr>
      <w:r w:rsidRPr="00A16864">
        <w:rPr>
          <w:sz w:val="22"/>
          <w:u w:val="single"/>
        </w:rPr>
        <w:t>IMPACTO EN PR</w:t>
      </w:r>
    </w:p>
    <w:p w14:paraId="4B84E08C" w14:textId="77777777" w:rsidR="00A16864" w:rsidRPr="00A16864" w:rsidRDefault="00A16864" w:rsidP="00A03EBC">
      <w:pPr>
        <w:pStyle w:val="Normal1"/>
        <w:ind w:left="576"/>
        <w:rPr>
          <w:sz w:val="22"/>
          <w:u w:val="single"/>
        </w:rPr>
      </w:pPr>
    </w:p>
    <w:p w14:paraId="43A74B54" w14:textId="77777777" w:rsidR="00A16864" w:rsidRPr="00A16864" w:rsidRDefault="00A16864" w:rsidP="00A03EBC">
      <w:pPr>
        <w:pStyle w:val="Normal1"/>
        <w:ind w:left="576"/>
        <w:rPr>
          <w:sz w:val="22"/>
        </w:rPr>
      </w:pPr>
      <w:r w:rsidRPr="00A16864">
        <w:rPr>
          <w:sz w:val="22"/>
        </w:rPr>
        <w:t>Actualmente, BSO / BSM llama al Servicio Host (PR7310) amortización informando:</w:t>
      </w:r>
    </w:p>
    <w:p w14:paraId="0401A1A6" w14:textId="77777777" w:rsidR="00A16864" w:rsidRPr="00A16864" w:rsidRDefault="00A16864" w:rsidP="00A16864">
      <w:pPr>
        <w:pStyle w:val="Normal1"/>
        <w:numPr>
          <w:ilvl w:val="1"/>
          <w:numId w:val="26"/>
        </w:numPr>
        <w:rPr>
          <w:sz w:val="22"/>
        </w:rPr>
      </w:pPr>
      <w:r w:rsidRPr="00A16864">
        <w:rPr>
          <w:sz w:val="22"/>
        </w:rPr>
        <w:t>Contrato</w:t>
      </w:r>
    </w:p>
    <w:p w14:paraId="4DA2FF66" w14:textId="77777777" w:rsidR="00A16864" w:rsidRPr="00A16864" w:rsidRDefault="00A16864" w:rsidP="00A16864">
      <w:pPr>
        <w:pStyle w:val="Normal1"/>
        <w:numPr>
          <w:ilvl w:val="1"/>
          <w:numId w:val="26"/>
        </w:numPr>
        <w:rPr>
          <w:sz w:val="22"/>
        </w:rPr>
      </w:pPr>
      <w:r w:rsidRPr="00A16864">
        <w:rPr>
          <w:sz w:val="22"/>
        </w:rPr>
        <w:t>Acción: Simular.</w:t>
      </w:r>
    </w:p>
    <w:p w14:paraId="012CB856" w14:textId="77777777" w:rsidR="00A16864" w:rsidRPr="00A16864" w:rsidRDefault="00A16864" w:rsidP="00A16864">
      <w:pPr>
        <w:pStyle w:val="Normal1"/>
        <w:numPr>
          <w:ilvl w:val="1"/>
          <w:numId w:val="26"/>
        </w:numPr>
        <w:rPr>
          <w:sz w:val="22"/>
        </w:rPr>
      </w:pPr>
      <w:r w:rsidRPr="00A16864">
        <w:rPr>
          <w:sz w:val="22"/>
        </w:rPr>
        <w:t>Tipo de amortización (Parcial / Total).</w:t>
      </w:r>
    </w:p>
    <w:p w14:paraId="2BA86B46" w14:textId="77777777" w:rsidR="00A16864" w:rsidRPr="00A16864" w:rsidRDefault="00A16864" w:rsidP="00A03EBC">
      <w:pPr>
        <w:pStyle w:val="Normal1"/>
        <w:ind w:firstLine="708"/>
        <w:rPr>
          <w:sz w:val="22"/>
        </w:rPr>
      </w:pPr>
      <w:r w:rsidRPr="00A16864">
        <w:rPr>
          <w:sz w:val="22"/>
        </w:rPr>
        <w:t>Si es parcial</w:t>
      </w:r>
    </w:p>
    <w:p w14:paraId="77282076" w14:textId="77777777" w:rsidR="00A16864" w:rsidRPr="00A16864" w:rsidRDefault="00A16864" w:rsidP="00A16864">
      <w:pPr>
        <w:pStyle w:val="Normal1"/>
        <w:numPr>
          <w:ilvl w:val="1"/>
          <w:numId w:val="26"/>
        </w:numPr>
        <w:rPr>
          <w:sz w:val="22"/>
        </w:rPr>
      </w:pPr>
      <w:r w:rsidRPr="00A16864">
        <w:rPr>
          <w:sz w:val="22"/>
        </w:rPr>
        <w:t>Reducir (Importe / Vencimiento).</w:t>
      </w:r>
    </w:p>
    <w:p w14:paraId="597257DF" w14:textId="77777777" w:rsidR="00A16864" w:rsidRPr="00A16864" w:rsidRDefault="00A16864" w:rsidP="00A16864">
      <w:pPr>
        <w:pStyle w:val="Normal1"/>
        <w:numPr>
          <w:ilvl w:val="1"/>
          <w:numId w:val="26"/>
        </w:numPr>
        <w:rPr>
          <w:sz w:val="22"/>
        </w:rPr>
      </w:pPr>
      <w:r w:rsidRPr="00A16864">
        <w:rPr>
          <w:sz w:val="22"/>
        </w:rPr>
        <w:t>Importe amortización.</w:t>
      </w:r>
    </w:p>
    <w:p w14:paraId="12A1F821" w14:textId="77777777" w:rsidR="00A16864" w:rsidRPr="00A16864" w:rsidRDefault="00A16864" w:rsidP="00A16864">
      <w:pPr>
        <w:pStyle w:val="Normal1"/>
        <w:rPr>
          <w:sz w:val="22"/>
        </w:rPr>
      </w:pPr>
    </w:p>
    <w:p w14:paraId="6AB8D5F7" w14:textId="77777777" w:rsidR="00A16864" w:rsidRPr="00A16864" w:rsidRDefault="00A16864" w:rsidP="00A03EBC">
      <w:pPr>
        <w:pStyle w:val="Normal1"/>
        <w:ind w:firstLine="416"/>
        <w:rPr>
          <w:sz w:val="22"/>
        </w:rPr>
      </w:pPr>
      <w:r w:rsidRPr="00A16864">
        <w:rPr>
          <w:sz w:val="22"/>
        </w:rPr>
        <w:t>El servicio Host devuelve:</w:t>
      </w:r>
    </w:p>
    <w:p w14:paraId="4FF5459D" w14:textId="77777777" w:rsidR="00A16864" w:rsidRPr="00A16864" w:rsidRDefault="00A16864" w:rsidP="00A16864">
      <w:pPr>
        <w:pStyle w:val="Normal1"/>
        <w:rPr>
          <w:sz w:val="22"/>
        </w:rPr>
      </w:pPr>
    </w:p>
    <w:p w14:paraId="0F7C6C8F" w14:textId="77777777" w:rsidR="00A16864" w:rsidRPr="00A16864" w:rsidRDefault="00A16864" w:rsidP="00A16864">
      <w:pPr>
        <w:pStyle w:val="Normal1"/>
        <w:numPr>
          <w:ilvl w:val="0"/>
          <w:numId w:val="28"/>
        </w:numPr>
        <w:rPr>
          <w:sz w:val="22"/>
        </w:rPr>
      </w:pPr>
      <w:r w:rsidRPr="00A16864">
        <w:rPr>
          <w:sz w:val="22"/>
        </w:rPr>
        <w:t>Nuevas condiciones del contrato si se acepta la amortización:</w:t>
      </w:r>
    </w:p>
    <w:p w14:paraId="335D593B" w14:textId="77777777" w:rsidR="00A16864" w:rsidRPr="00A16864" w:rsidRDefault="00A16864" w:rsidP="00A16864">
      <w:pPr>
        <w:pStyle w:val="Normal1"/>
        <w:numPr>
          <w:ilvl w:val="1"/>
          <w:numId w:val="26"/>
        </w:numPr>
        <w:rPr>
          <w:sz w:val="22"/>
        </w:rPr>
      </w:pPr>
      <w:r w:rsidRPr="00A16864">
        <w:rPr>
          <w:sz w:val="22"/>
        </w:rPr>
        <w:t>PENDIENTE Capital pendiente.</w:t>
      </w:r>
    </w:p>
    <w:p w14:paraId="1F34F784" w14:textId="77777777" w:rsidR="00A16864" w:rsidRPr="00A16864" w:rsidRDefault="00A16864" w:rsidP="00A16864">
      <w:pPr>
        <w:pStyle w:val="Normal1"/>
        <w:numPr>
          <w:ilvl w:val="1"/>
          <w:numId w:val="26"/>
        </w:numPr>
        <w:rPr>
          <w:sz w:val="22"/>
        </w:rPr>
      </w:pPr>
      <w:r w:rsidRPr="00A16864">
        <w:rPr>
          <w:sz w:val="22"/>
        </w:rPr>
        <w:t>IMPCUOTA Importe cuota.</w:t>
      </w:r>
    </w:p>
    <w:p w14:paraId="4E083694" w14:textId="77777777" w:rsidR="00A16864" w:rsidRPr="00A16864" w:rsidRDefault="00A16864" w:rsidP="00A16864">
      <w:pPr>
        <w:pStyle w:val="Normal1"/>
        <w:numPr>
          <w:ilvl w:val="1"/>
          <w:numId w:val="26"/>
        </w:numPr>
        <w:rPr>
          <w:sz w:val="22"/>
        </w:rPr>
      </w:pPr>
      <w:r w:rsidRPr="00A16864">
        <w:rPr>
          <w:sz w:val="22"/>
        </w:rPr>
        <w:t>FECHAVTO Fecha de vencimiento.</w:t>
      </w:r>
    </w:p>
    <w:p w14:paraId="2C22AB60" w14:textId="77777777" w:rsidR="00A16864" w:rsidRPr="00A16864" w:rsidRDefault="00A16864" w:rsidP="00A16864">
      <w:pPr>
        <w:pStyle w:val="Normal1"/>
        <w:numPr>
          <w:ilvl w:val="0"/>
          <w:numId w:val="28"/>
        </w:numPr>
        <w:rPr>
          <w:sz w:val="22"/>
        </w:rPr>
      </w:pPr>
      <w:r w:rsidRPr="00A16864">
        <w:rPr>
          <w:sz w:val="22"/>
        </w:rPr>
        <w:t>Resumen de la amortización:</w:t>
      </w:r>
    </w:p>
    <w:p w14:paraId="49155306" w14:textId="77777777" w:rsidR="00A16864" w:rsidRPr="00A16864" w:rsidRDefault="00A16864" w:rsidP="00A16864">
      <w:pPr>
        <w:pStyle w:val="Normal1"/>
        <w:numPr>
          <w:ilvl w:val="1"/>
          <w:numId w:val="26"/>
        </w:numPr>
        <w:rPr>
          <w:sz w:val="22"/>
        </w:rPr>
      </w:pPr>
      <w:r w:rsidRPr="00A16864">
        <w:rPr>
          <w:sz w:val="22"/>
        </w:rPr>
        <w:t>IMPCAPAMO Capital a amortizar.</w:t>
      </w:r>
    </w:p>
    <w:p w14:paraId="521EDC27" w14:textId="77777777" w:rsidR="00A16864" w:rsidRPr="00A16864" w:rsidRDefault="00A16864" w:rsidP="00A16864">
      <w:pPr>
        <w:pStyle w:val="Normal1"/>
        <w:numPr>
          <w:ilvl w:val="1"/>
          <w:numId w:val="26"/>
        </w:numPr>
        <w:rPr>
          <w:sz w:val="22"/>
        </w:rPr>
      </w:pPr>
      <w:r w:rsidRPr="00A16864">
        <w:rPr>
          <w:sz w:val="22"/>
          <w:lang w:val="es-ES"/>
        </w:rPr>
        <w:t>IMPINTERES Intereses asociados a la amortización</w:t>
      </w:r>
    </w:p>
    <w:p w14:paraId="04F0AF3F" w14:textId="77777777" w:rsidR="00A16864" w:rsidRPr="00A16864" w:rsidRDefault="00A16864" w:rsidP="00A16864">
      <w:pPr>
        <w:pStyle w:val="Normal1"/>
        <w:numPr>
          <w:ilvl w:val="1"/>
          <w:numId w:val="26"/>
        </w:numPr>
        <w:rPr>
          <w:sz w:val="22"/>
        </w:rPr>
      </w:pPr>
      <w:r w:rsidRPr="00A16864">
        <w:rPr>
          <w:sz w:val="22"/>
          <w:lang w:val="es-ES"/>
        </w:rPr>
        <w:t>IMPCOMI Comisión por amortización anticipada.</w:t>
      </w:r>
    </w:p>
    <w:p w14:paraId="207FA6A8" w14:textId="77777777" w:rsidR="00A16864" w:rsidRPr="00A16864" w:rsidRDefault="00A16864" w:rsidP="00A16864">
      <w:pPr>
        <w:pStyle w:val="Normal1"/>
        <w:numPr>
          <w:ilvl w:val="1"/>
          <w:numId w:val="26"/>
        </w:numPr>
        <w:rPr>
          <w:sz w:val="22"/>
        </w:rPr>
      </w:pPr>
      <w:r w:rsidRPr="00A16864">
        <w:rPr>
          <w:sz w:val="22"/>
          <w:lang w:val="es-ES"/>
        </w:rPr>
        <w:t>IMPTOTAL Importe total.</w:t>
      </w:r>
    </w:p>
    <w:p w14:paraId="5C29394C" w14:textId="77777777" w:rsidR="00A16864" w:rsidRPr="00A16864" w:rsidRDefault="00A16864" w:rsidP="00A16864">
      <w:pPr>
        <w:pStyle w:val="Normal1"/>
        <w:numPr>
          <w:ilvl w:val="1"/>
          <w:numId w:val="26"/>
        </w:numPr>
        <w:rPr>
          <w:sz w:val="22"/>
        </w:rPr>
      </w:pPr>
      <w:r w:rsidRPr="00A16864">
        <w:rPr>
          <w:sz w:val="22"/>
        </w:rPr>
        <w:t>INDCOMPENSA Indicador préstamo acogido a Ley 41/2007 hipotecaria.</w:t>
      </w:r>
    </w:p>
    <w:p w14:paraId="3487F047" w14:textId="77777777" w:rsidR="00A16864" w:rsidRPr="00A16864" w:rsidRDefault="00A16864" w:rsidP="00A16864">
      <w:pPr>
        <w:pStyle w:val="Normal1"/>
        <w:rPr>
          <w:sz w:val="22"/>
        </w:rPr>
      </w:pPr>
    </w:p>
    <w:p w14:paraId="5E199B33" w14:textId="77777777" w:rsidR="00A16864" w:rsidRPr="00A16864" w:rsidRDefault="00A16864" w:rsidP="00A03EBC">
      <w:pPr>
        <w:pStyle w:val="Normal1"/>
        <w:ind w:firstLine="416"/>
        <w:rPr>
          <w:sz w:val="22"/>
        </w:rPr>
      </w:pPr>
      <w:r w:rsidRPr="00A16864">
        <w:rPr>
          <w:sz w:val="22"/>
        </w:rPr>
        <w:t>Se deberán añadir los siguientes datos en salida del servicio:</w:t>
      </w:r>
    </w:p>
    <w:p w14:paraId="1763D157" w14:textId="77777777" w:rsidR="00A16864" w:rsidRPr="00A16864" w:rsidRDefault="00A16864" w:rsidP="00A16864">
      <w:pPr>
        <w:pStyle w:val="Normal1"/>
        <w:rPr>
          <w:sz w:val="22"/>
        </w:rPr>
      </w:pPr>
    </w:p>
    <w:p w14:paraId="6B62B9F7" w14:textId="77777777" w:rsidR="00A16864" w:rsidRPr="00A16864" w:rsidRDefault="00A16864" w:rsidP="00A16864">
      <w:pPr>
        <w:pStyle w:val="Normal1"/>
        <w:numPr>
          <w:ilvl w:val="0"/>
          <w:numId w:val="28"/>
        </w:numPr>
        <w:rPr>
          <w:sz w:val="22"/>
        </w:rPr>
      </w:pPr>
      <w:r w:rsidRPr="00A16864">
        <w:rPr>
          <w:sz w:val="22"/>
        </w:rPr>
        <w:t>Importe de los intereses diarios, es el importe que asumirá el cliente por cada día hasta que se ejecute la amortización. Este dato ya se está calculando en el servicio PR7342 (como se muestra en la pantalla PR3A, Resumen liquidación).</w:t>
      </w:r>
    </w:p>
    <w:p w14:paraId="45851DE2" w14:textId="77777777" w:rsidR="00A16864" w:rsidRPr="00A16864" w:rsidRDefault="00A16864" w:rsidP="00A16864">
      <w:pPr>
        <w:pStyle w:val="Normal1"/>
        <w:rPr>
          <w:sz w:val="22"/>
        </w:rPr>
      </w:pPr>
    </w:p>
    <w:p w14:paraId="1ED84956" w14:textId="77777777" w:rsidR="00A16864" w:rsidRPr="00A16864" w:rsidRDefault="00A16864" w:rsidP="00A16864">
      <w:pPr>
        <w:pStyle w:val="Normal1"/>
        <w:numPr>
          <w:ilvl w:val="0"/>
          <w:numId w:val="28"/>
        </w:numPr>
        <w:rPr>
          <w:sz w:val="22"/>
        </w:rPr>
      </w:pPr>
      <w:r w:rsidRPr="00A16864">
        <w:rPr>
          <w:sz w:val="22"/>
        </w:rPr>
        <w:t>INDLCCI: Indicador LCCI, necesario para la impresión del documento “Información relativa a su solicitud de reembolso anticipado.docx” (adjunto en Anexos).</w:t>
      </w:r>
    </w:p>
    <w:p w14:paraId="6A8220BC" w14:textId="77777777" w:rsidR="00A16864" w:rsidRPr="00A16864" w:rsidRDefault="00A16864" w:rsidP="00A16864">
      <w:pPr>
        <w:pStyle w:val="Normal1"/>
        <w:rPr>
          <w:sz w:val="22"/>
        </w:rPr>
      </w:pPr>
    </w:p>
    <w:p w14:paraId="1D2ECADA" w14:textId="77777777" w:rsidR="00A16864" w:rsidRPr="00A16864" w:rsidRDefault="00A16864" w:rsidP="00A16864">
      <w:pPr>
        <w:pStyle w:val="Normal1"/>
        <w:numPr>
          <w:ilvl w:val="0"/>
          <w:numId w:val="28"/>
        </w:numPr>
        <w:rPr>
          <w:sz w:val="22"/>
        </w:rPr>
      </w:pPr>
      <w:r w:rsidRPr="00A16864">
        <w:rPr>
          <w:sz w:val="22"/>
        </w:rPr>
        <w:t>TIPSISPAG: Sistema de pago, Cuota / Amortizaciones, necesario para la impresión del documento “Información relativa a su solicitud de reembolso anticipado.docx” (adjunto en Anexos).</w:t>
      </w:r>
    </w:p>
    <w:p w14:paraId="2728DF05" w14:textId="77777777" w:rsidR="00A16864" w:rsidRPr="00A16864" w:rsidRDefault="00A16864" w:rsidP="00A16864">
      <w:pPr>
        <w:pStyle w:val="Normal1"/>
        <w:rPr>
          <w:sz w:val="22"/>
        </w:rPr>
      </w:pPr>
    </w:p>
    <w:p w14:paraId="660083C7" w14:textId="77777777" w:rsidR="00A16864" w:rsidRPr="00A16864" w:rsidRDefault="00A16864" w:rsidP="00A16864">
      <w:pPr>
        <w:pStyle w:val="Normal1"/>
        <w:numPr>
          <w:ilvl w:val="0"/>
          <w:numId w:val="28"/>
        </w:numPr>
        <w:rPr>
          <w:sz w:val="22"/>
        </w:rPr>
      </w:pPr>
      <w:r w:rsidRPr="00A16864">
        <w:rPr>
          <w:sz w:val="22"/>
        </w:rPr>
        <w:t>TIPSISAMO: Sistema de amortización, Cuota fija, cuota constante, cuota creciente, cuota con dobladas, amortizaciones, etc., necesario para la impresión del documento “Información relativa a su solicitud de reembolso anticipado.docx” (adjunto en Anexos).</w:t>
      </w:r>
    </w:p>
    <w:p w14:paraId="3CCC55A4" w14:textId="77777777" w:rsidR="00A16864" w:rsidRPr="00A16864" w:rsidRDefault="00A16864" w:rsidP="00A16864">
      <w:pPr>
        <w:pStyle w:val="Normal1"/>
        <w:rPr>
          <w:sz w:val="22"/>
        </w:rPr>
      </w:pPr>
    </w:p>
    <w:p w14:paraId="05FE4115" w14:textId="77777777" w:rsidR="00A16864" w:rsidRPr="00A16864" w:rsidRDefault="00A16864" w:rsidP="00A16864">
      <w:pPr>
        <w:pStyle w:val="Normal1"/>
        <w:numPr>
          <w:ilvl w:val="0"/>
          <w:numId w:val="28"/>
        </w:numPr>
        <w:rPr>
          <w:sz w:val="22"/>
        </w:rPr>
      </w:pPr>
      <w:r w:rsidRPr="00A16864">
        <w:rPr>
          <w:sz w:val="22"/>
        </w:rPr>
        <w:t>Nuevo número de pagos: necesario para la impresión del documento “Información relativa a su solicitud de reembolso anticipado.docx” (adjunto en Anexos).</w:t>
      </w:r>
    </w:p>
    <w:p w14:paraId="06138791" w14:textId="77777777" w:rsidR="00A16864" w:rsidRPr="00A16864" w:rsidRDefault="00A16864" w:rsidP="00A16864">
      <w:pPr>
        <w:pStyle w:val="Normal1"/>
        <w:rPr>
          <w:sz w:val="22"/>
        </w:rPr>
      </w:pPr>
    </w:p>
    <w:p w14:paraId="36447D59" w14:textId="77777777" w:rsidR="00A16864" w:rsidRPr="00A16864" w:rsidRDefault="00A16864" w:rsidP="00A16864">
      <w:pPr>
        <w:pStyle w:val="Normal1"/>
        <w:numPr>
          <w:ilvl w:val="0"/>
          <w:numId w:val="28"/>
        </w:numPr>
        <w:rPr>
          <w:sz w:val="22"/>
        </w:rPr>
      </w:pPr>
      <w:r w:rsidRPr="00A16864">
        <w:rPr>
          <w:sz w:val="22"/>
        </w:rPr>
        <w:t>INDSALDO: Indicador saldo suficiente en la cuenta asociada del préstamo. Como mínimo se tomará el saldo simulado en la AA. Si no lo hubiese saldo suficiente, desde Canales se emitirá mensaje impidiendo continuar. Tomará valores S/N.</w:t>
      </w:r>
    </w:p>
    <w:p w14:paraId="7C899798" w14:textId="77777777" w:rsidR="00A16864" w:rsidRPr="00A16864" w:rsidRDefault="00A16864" w:rsidP="00A16864">
      <w:pPr>
        <w:pStyle w:val="Normal1"/>
        <w:rPr>
          <w:sz w:val="22"/>
        </w:rPr>
      </w:pPr>
    </w:p>
    <w:p w14:paraId="4589A15F" w14:textId="77777777" w:rsidR="00A16864" w:rsidRPr="00A16864" w:rsidRDefault="00A16864" w:rsidP="00A16864">
      <w:pPr>
        <w:pStyle w:val="Normal1"/>
        <w:numPr>
          <w:ilvl w:val="0"/>
          <w:numId w:val="28"/>
        </w:numPr>
        <w:rPr>
          <w:sz w:val="22"/>
        </w:rPr>
      </w:pPr>
      <w:r w:rsidRPr="00A16864">
        <w:rPr>
          <w:sz w:val="22"/>
        </w:rPr>
        <w:t>Datos para el anexo del cálculo de la pérdida financiera (adjunto en Anexos):</w:t>
      </w:r>
    </w:p>
    <w:p w14:paraId="4C009CCB" w14:textId="77777777" w:rsidR="00A16864" w:rsidRPr="00A16864" w:rsidRDefault="00A16864" w:rsidP="00A16864">
      <w:pPr>
        <w:pStyle w:val="Normal1"/>
        <w:numPr>
          <w:ilvl w:val="1"/>
          <w:numId w:val="28"/>
        </w:numPr>
        <w:rPr>
          <w:sz w:val="22"/>
        </w:rPr>
      </w:pPr>
      <w:r w:rsidRPr="00A16864">
        <w:rPr>
          <w:sz w:val="22"/>
        </w:rPr>
        <w:t>Tipo interés inicial: Se informará el tipo de interés a la apertura del contrato.</w:t>
      </w:r>
    </w:p>
    <w:p w14:paraId="4E8BE512" w14:textId="77777777" w:rsidR="00A16864" w:rsidRPr="00A16864" w:rsidRDefault="00A16864" w:rsidP="00A16864">
      <w:pPr>
        <w:pStyle w:val="Normal1"/>
        <w:numPr>
          <w:ilvl w:val="1"/>
          <w:numId w:val="28"/>
        </w:numPr>
        <w:rPr>
          <w:sz w:val="22"/>
        </w:rPr>
      </w:pPr>
      <w:r w:rsidRPr="00A16864">
        <w:rPr>
          <w:sz w:val="22"/>
        </w:rPr>
        <w:t>Plazo IRS inicial: Se informará el plazo a la apertura del contrato.</w:t>
      </w:r>
    </w:p>
    <w:p w14:paraId="67DFCEC2" w14:textId="77777777" w:rsidR="00A16864" w:rsidRPr="00A16864" w:rsidRDefault="00A16864" w:rsidP="00A16864">
      <w:pPr>
        <w:pStyle w:val="Normal1"/>
        <w:numPr>
          <w:ilvl w:val="1"/>
          <w:numId w:val="28"/>
        </w:numPr>
        <w:rPr>
          <w:sz w:val="22"/>
        </w:rPr>
      </w:pPr>
      <w:r w:rsidRPr="00A16864">
        <w:rPr>
          <w:sz w:val="22"/>
        </w:rPr>
        <w:t>IRS inicial.</w:t>
      </w:r>
    </w:p>
    <w:p w14:paraId="100BE5E9" w14:textId="77777777" w:rsidR="00A16864" w:rsidRPr="00A16864" w:rsidRDefault="00A16864" w:rsidP="00A16864">
      <w:pPr>
        <w:pStyle w:val="Normal1"/>
        <w:numPr>
          <w:ilvl w:val="1"/>
          <w:numId w:val="28"/>
        </w:numPr>
        <w:rPr>
          <w:sz w:val="22"/>
        </w:rPr>
      </w:pPr>
      <w:r w:rsidRPr="00A16864">
        <w:rPr>
          <w:sz w:val="22"/>
        </w:rPr>
        <w:t>Diferencial.</w:t>
      </w:r>
    </w:p>
    <w:p w14:paraId="337FD1AB" w14:textId="77777777" w:rsidR="00A16864" w:rsidRPr="00A16864" w:rsidRDefault="00A16864" w:rsidP="00A16864">
      <w:pPr>
        <w:pStyle w:val="Normal1"/>
        <w:numPr>
          <w:ilvl w:val="1"/>
          <w:numId w:val="28"/>
        </w:numPr>
        <w:rPr>
          <w:sz w:val="22"/>
        </w:rPr>
      </w:pPr>
      <w:r w:rsidRPr="00A16864">
        <w:rPr>
          <w:sz w:val="22"/>
        </w:rPr>
        <w:t>Plazo IRS actual.</w:t>
      </w:r>
    </w:p>
    <w:p w14:paraId="499B6589" w14:textId="77777777" w:rsidR="00A16864" w:rsidRPr="00A16864" w:rsidRDefault="00A16864" w:rsidP="00A16864">
      <w:pPr>
        <w:pStyle w:val="Normal1"/>
        <w:numPr>
          <w:ilvl w:val="1"/>
          <w:numId w:val="28"/>
        </w:numPr>
        <w:rPr>
          <w:sz w:val="22"/>
        </w:rPr>
      </w:pPr>
      <w:r w:rsidRPr="00A16864">
        <w:rPr>
          <w:sz w:val="22"/>
        </w:rPr>
        <w:t>IRS actual.</w:t>
      </w:r>
    </w:p>
    <w:p w14:paraId="69931F7E" w14:textId="77777777" w:rsidR="00A16864" w:rsidRPr="00A16864" w:rsidRDefault="00A16864" w:rsidP="00A16864">
      <w:pPr>
        <w:pStyle w:val="Normal1"/>
        <w:numPr>
          <w:ilvl w:val="1"/>
          <w:numId w:val="28"/>
        </w:numPr>
        <w:rPr>
          <w:sz w:val="22"/>
        </w:rPr>
      </w:pPr>
      <w:r w:rsidRPr="00A16864">
        <w:rPr>
          <w:sz w:val="22"/>
        </w:rPr>
        <w:t>Tipo interés de actualización.</w:t>
      </w:r>
    </w:p>
    <w:p w14:paraId="4C2C2619" w14:textId="77777777" w:rsidR="00A16864" w:rsidRPr="00A16864" w:rsidRDefault="00A16864" w:rsidP="00A16864">
      <w:pPr>
        <w:pStyle w:val="Normal1"/>
        <w:numPr>
          <w:ilvl w:val="1"/>
          <w:numId w:val="28"/>
        </w:numPr>
        <w:rPr>
          <w:sz w:val="22"/>
        </w:rPr>
      </w:pPr>
      <w:r w:rsidRPr="00A16864">
        <w:rPr>
          <w:sz w:val="22"/>
        </w:rPr>
        <w:t>Valor actual de las cuotas pendientes hasta próxima revisión o vencimiento.</w:t>
      </w:r>
    </w:p>
    <w:p w14:paraId="54BE7A8D" w14:textId="77777777" w:rsidR="00A16864" w:rsidRPr="00A16864" w:rsidRDefault="00A16864" w:rsidP="00A16864">
      <w:pPr>
        <w:pStyle w:val="Normal1"/>
        <w:numPr>
          <w:ilvl w:val="1"/>
          <w:numId w:val="28"/>
        </w:numPr>
        <w:rPr>
          <w:sz w:val="22"/>
        </w:rPr>
      </w:pPr>
      <w:r w:rsidRPr="00A16864">
        <w:rPr>
          <w:sz w:val="22"/>
        </w:rPr>
        <w:t>Valor actual capital no vencido en próxima revisión.</w:t>
      </w:r>
    </w:p>
    <w:p w14:paraId="2A705B86" w14:textId="77777777" w:rsidR="00A16864" w:rsidRPr="00A16864" w:rsidRDefault="00A16864" w:rsidP="00A16864">
      <w:pPr>
        <w:pStyle w:val="Normal1"/>
        <w:numPr>
          <w:ilvl w:val="1"/>
          <w:numId w:val="28"/>
        </w:numPr>
        <w:rPr>
          <w:sz w:val="22"/>
        </w:rPr>
      </w:pPr>
      <w:r w:rsidRPr="00A16864">
        <w:rPr>
          <w:sz w:val="22"/>
        </w:rPr>
        <w:t>Valor de mercado del capital a amortizar.</w:t>
      </w:r>
    </w:p>
    <w:p w14:paraId="3373F787" w14:textId="77777777" w:rsidR="00A16864" w:rsidRPr="00A16864" w:rsidRDefault="00A16864" w:rsidP="00A16864">
      <w:pPr>
        <w:pStyle w:val="Normal1"/>
        <w:numPr>
          <w:ilvl w:val="1"/>
          <w:numId w:val="28"/>
        </w:numPr>
        <w:rPr>
          <w:sz w:val="22"/>
        </w:rPr>
      </w:pPr>
      <w:r w:rsidRPr="00A16864">
        <w:rPr>
          <w:sz w:val="22"/>
        </w:rPr>
        <w:t>Pérdida de capital para la entidad.</w:t>
      </w:r>
    </w:p>
    <w:p w14:paraId="02EBB357" w14:textId="77777777" w:rsidR="00A16864" w:rsidRPr="00A16864" w:rsidRDefault="00A16864" w:rsidP="00A16864">
      <w:pPr>
        <w:pStyle w:val="Normal1"/>
        <w:rPr>
          <w:sz w:val="22"/>
        </w:rPr>
      </w:pPr>
    </w:p>
    <w:p w14:paraId="274BB40C" w14:textId="77777777" w:rsidR="00A16864" w:rsidRPr="00A16864" w:rsidRDefault="00A16864" w:rsidP="00A16864">
      <w:pPr>
        <w:pStyle w:val="Normal1"/>
        <w:rPr>
          <w:sz w:val="22"/>
        </w:rPr>
      </w:pPr>
    </w:p>
    <w:p w14:paraId="1E4706FB" w14:textId="77777777" w:rsidR="00A16864" w:rsidRPr="00A16864" w:rsidRDefault="00A16864" w:rsidP="00A03EBC">
      <w:pPr>
        <w:pStyle w:val="Normal1"/>
        <w:ind w:left="576"/>
        <w:rPr>
          <w:sz w:val="22"/>
        </w:rPr>
      </w:pPr>
      <w:r w:rsidRPr="00A16864">
        <w:rPr>
          <w:sz w:val="22"/>
        </w:rPr>
        <w:t>El servicio PR7310 llama al servicio PE7941 Validación de permisos (obsoleto). Debe sustituirse por el BD7941. Propuesta IT: Modificación a realizar.</w:t>
      </w:r>
    </w:p>
    <w:p w14:paraId="25E394C4" w14:textId="77777777" w:rsidR="00A16864" w:rsidRPr="00A16864" w:rsidRDefault="00A16864" w:rsidP="00A16864">
      <w:pPr>
        <w:pStyle w:val="Normal1"/>
        <w:rPr>
          <w:sz w:val="22"/>
        </w:rPr>
      </w:pPr>
    </w:p>
    <w:p w14:paraId="26CEE4EB" w14:textId="77777777" w:rsidR="00A16864" w:rsidRPr="00A16864" w:rsidRDefault="00A16864" w:rsidP="00A16864">
      <w:pPr>
        <w:pStyle w:val="Normal1"/>
        <w:rPr>
          <w:sz w:val="22"/>
        </w:rPr>
      </w:pPr>
    </w:p>
    <w:p w14:paraId="6A30CA4F" w14:textId="77777777" w:rsidR="00A16864" w:rsidRPr="00A16864" w:rsidRDefault="00A16864" w:rsidP="0055464A">
      <w:pPr>
        <w:pStyle w:val="Heading2"/>
        <w:numPr>
          <w:ilvl w:val="1"/>
          <w:numId w:val="25"/>
        </w:numPr>
        <w:spacing w:line="240" w:lineRule="auto"/>
        <w:jc w:val="left"/>
        <w:rPr>
          <w:rFonts w:ascii="Times New Roman" w:hAnsi="Times New Roman"/>
        </w:rPr>
      </w:pPr>
      <w:bookmarkStart w:id="144" w:name="_Toc203059398"/>
      <w:bookmarkStart w:id="145" w:name="_Toc215568698"/>
      <w:r w:rsidRPr="00A16864">
        <w:rPr>
          <w:rFonts w:ascii="Times New Roman" w:hAnsi="Times New Roman"/>
        </w:rPr>
        <w:t>Confirmación Amortización</w:t>
      </w:r>
      <w:bookmarkEnd w:id="144"/>
      <w:bookmarkEnd w:id="145"/>
    </w:p>
    <w:p w14:paraId="6CCE28B7" w14:textId="77777777" w:rsidR="00A16864" w:rsidRPr="00A16864" w:rsidRDefault="00A16864" w:rsidP="00A03EBC">
      <w:pPr>
        <w:pStyle w:val="Normal1"/>
        <w:ind w:firstLine="576"/>
        <w:rPr>
          <w:sz w:val="22"/>
        </w:rPr>
      </w:pPr>
      <w:r w:rsidRPr="00A16864">
        <w:rPr>
          <w:sz w:val="22"/>
        </w:rPr>
        <w:t>Se muestran al usuario por pantalla:</w:t>
      </w:r>
    </w:p>
    <w:p w14:paraId="3BFCE386" w14:textId="77777777" w:rsidR="00A16864" w:rsidRPr="00A16864" w:rsidRDefault="00A16864" w:rsidP="00A16864">
      <w:pPr>
        <w:pStyle w:val="Normal1"/>
        <w:numPr>
          <w:ilvl w:val="1"/>
          <w:numId w:val="26"/>
        </w:numPr>
        <w:rPr>
          <w:sz w:val="22"/>
        </w:rPr>
      </w:pPr>
      <w:r w:rsidRPr="00A16864">
        <w:rPr>
          <w:sz w:val="22"/>
        </w:rPr>
        <w:t>las condiciones del contrato actuales</w:t>
      </w:r>
    </w:p>
    <w:p w14:paraId="6FB16D02" w14:textId="77777777" w:rsidR="00A16864" w:rsidRPr="00A16864" w:rsidRDefault="00A16864" w:rsidP="00A16864">
      <w:pPr>
        <w:pStyle w:val="Normal1"/>
        <w:numPr>
          <w:ilvl w:val="1"/>
          <w:numId w:val="26"/>
        </w:numPr>
        <w:rPr>
          <w:sz w:val="22"/>
        </w:rPr>
      </w:pPr>
      <w:r w:rsidRPr="00A16864">
        <w:rPr>
          <w:sz w:val="22"/>
        </w:rPr>
        <w:t>las condiciones posteriores a la amortización</w:t>
      </w:r>
    </w:p>
    <w:p w14:paraId="04AFE40F" w14:textId="77777777" w:rsidR="00A16864" w:rsidRPr="00A16864" w:rsidRDefault="00A16864" w:rsidP="00A16864">
      <w:pPr>
        <w:pStyle w:val="Normal1"/>
        <w:numPr>
          <w:ilvl w:val="1"/>
          <w:numId w:val="26"/>
        </w:numPr>
        <w:rPr>
          <w:sz w:val="22"/>
        </w:rPr>
      </w:pPr>
      <w:r w:rsidRPr="00A16864">
        <w:rPr>
          <w:sz w:val="22"/>
        </w:rPr>
        <w:t>Resumen de la amortización</w:t>
      </w:r>
    </w:p>
    <w:p w14:paraId="6ACCD083" w14:textId="77777777" w:rsidR="00A16864" w:rsidRPr="00A16864" w:rsidRDefault="00A16864" w:rsidP="00A16864">
      <w:pPr>
        <w:pStyle w:val="Normal1"/>
        <w:rPr>
          <w:sz w:val="22"/>
        </w:rPr>
      </w:pPr>
    </w:p>
    <w:p w14:paraId="4E683337" w14:textId="77777777" w:rsidR="00A16864" w:rsidRPr="00A16864" w:rsidRDefault="00A16864" w:rsidP="00A03EBC">
      <w:pPr>
        <w:pStyle w:val="Normal1"/>
        <w:ind w:firstLine="708"/>
        <w:rPr>
          <w:sz w:val="22"/>
        </w:rPr>
      </w:pPr>
      <w:r w:rsidRPr="00A16864">
        <w:rPr>
          <w:sz w:val="22"/>
        </w:rPr>
        <w:t>El usuario tendrá las opciones:</w:t>
      </w:r>
    </w:p>
    <w:p w14:paraId="0E81A81D" w14:textId="77777777" w:rsidR="00A16864" w:rsidRPr="00A16864" w:rsidRDefault="00A16864" w:rsidP="00A16864">
      <w:pPr>
        <w:pStyle w:val="Normal1"/>
        <w:numPr>
          <w:ilvl w:val="1"/>
          <w:numId w:val="26"/>
        </w:numPr>
        <w:rPr>
          <w:sz w:val="22"/>
        </w:rPr>
      </w:pPr>
      <w:r w:rsidRPr="00A16864">
        <w:rPr>
          <w:sz w:val="22"/>
        </w:rPr>
        <w:t>Pulsar el botón ‘Modificar’, realizar cambios en la petición de la amortización anticipada.</w:t>
      </w:r>
    </w:p>
    <w:p w14:paraId="1F1B1FED" w14:textId="77777777" w:rsidR="00A16864" w:rsidRPr="00A16864" w:rsidRDefault="00A16864" w:rsidP="00A16864">
      <w:pPr>
        <w:pStyle w:val="Normal1"/>
        <w:numPr>
          <w:ilvl w:val="1"/>
          <w:numId w:val="26"/>
        </w:numPr>
        <w:rPr>
          <w:sz w:val="22"/>
        </w:rPr>
      </w:pPr>
      <w:r w:rsidRPr="00A16864">
        <w:rPr>
          <w:sz w:val="22"/>
        </w:rPr>
        <w:t>Pulsar el botón ‘Amortizar’, automáticamente se mostrará el documento de solicitud de amortización anticipada (PRC03) en el canal.</w:t>
      </w:r>
    </w:p>
    <w:p w14:paraId="6EA49432" w14:textId="77777777" w:rsidR="00A16864" w:rsidRPr="00A16864" w:rsidRDefault="00A16864" w:rsidP="00A16864">
      <w:pPr>
        <w:pStyle w:val="Normal1"/>
        <w:rPr>
          <w:sz w:val="22"/>
        </w:rPr>
      </w:pPr>
    </w:p>
    <w:p w14:paraId="3AD63ED8" w14:textId="77777777" w:rsidR="00A16864" w:rsidRPr="00A16864" w:rsidRDefault="00A16864" w:rsidP="00A03EBC">
      <w:pPr>
        <w:pStyle w:val="Normal1"/>
        <w:ind w:firstLine="708"/>
        <w:rPr>
          <w:sz w:val="22"/>
        </w:rPr>
      </w:pPr>
      <w:r w:rsidRPr="00A16864">
        <w:rPr>
          <w:sz w:val="22"/>
        </w:rPr>
        <w:t>En el visor del documento, el cliente podrá:</w:t>
      </w:r>
    </w:p>
    <w:p w14:paraId="4835C7E6" w14:textId="77777777" w:rsidR="00A16864" w:rsidRPr="00A16864" w:rsidRDefault="00A16864" w:rsidP="00A16864">
      <w:pPr>
        <w:pStyle w:val="Normal1"/>
        <w:numPr>
          <w:ilvl w:val="1"/>
          <w:numId w:val="26"/>
        </w:numPr>
        <w:rPr>
          <w:sz w:val="22"/>
        </w:rPr>
      </w:pPr>
      <w:r w:rsidRPr="00A16864">
        <w:rPr>
          <w:sz w:val="22"/>
        </w:rPr>
        <w:t>Pulsar el botón ‘Cancelar’</w:t>
      </w:r>
    </w:p>
    <w:p w14:paraId="52429DD1" w14:textId="77777777" w:rsidR="00A16864" w:rsidRPr="00A16864" w:rsidRDefault="00A16864" w:rsidP="00A16864">
      <w:pPr>
        <w:pStyle w:val="Normal1"/>
        <w:numPr>
          <w:ilvl w:val="1"/>
          <w:numId w:val="26"/>
        </w:numPr>
        <w:rPr>
          <w:sz w:val="22"/>
        </w:rPr>
      </w:pPr>
      <w:r w:rsidRPr="00A16864">
        <w:rPr>
          <w:sz w:val="22"/>
        </w:rPr>
        <w:t>Pulsar el botón ‘He leído y entendido’. El cliente deberá firmar el documento a través del canal.</w:t>
      </w:r>
    </w:p>
    <w:p w14:paraId="60AD3DE8" w14:textId="77777777" w:rsidR="00A16864" w:rsidRPr="00A16864" w:rsidRDefault="00A16864" w:rsidP="00A03EBC">
      <w:pPr>
        <w:pStyle w:val="Normal1"/>
        <w:ind w:firstLine="708"/>
        <w:rPr>
          <w:sz w:val="22"/>
        </w:rPr>
      </w:pPr>
      <w:r w:rsidRPr="00A16864">
        <w:rPr>
          <w:sz w:val="22"/>
        </w:rPr>
        <w:t>Tras la confirmación de firma / firmas, si la amortización es automática:</w:t>
      </w:r>
    </w:p>
    <w:p w14:paraId="712CC518" w14:textId="77777777" w:rsidR="00A16864" w:rsidRPr="00A16864" w:rsidRDefault="00A16864" w:rsidP="00A16864">
      <w:pPr>
        <w:pStyle w:val="Normal1"/>
        <w:numPr>
          <w:ilvl w:val="2"/>
          <w:numId w:val="26"/>
        </w:numPr>
        <w:rPr>
          <w:sz w:val="22"/>
        </w:rPr>
      </w:pPr>
      <w:r w:rsidRPr="00A16864">
        <w:rPr>
          <w:sz w:val="22"/>
        </w:rPr>
        <w:t>La operación se realiza en firme.</w:t>
      </w:r>
    </w:p>
    <w:p w14:paraId="5D92256D" w14:textId="561294C8" w:rsidR="00A16864" w:rsidRPr="00A16864" w:rsidRDefault="00A16864" w:rsidP="00A16864">
      <w:pPr>
        <w:pStyle w:val="Normal1"/>
        <w:numPr>
          <w:ilvl w:val="2"/>
          <w:numId w:val="26"/>
        </w:numPr>
        <w:rPr>
          <w:sz w:val="22"/>
        </w:rPr>
      </w:pPr>
      <w:r w:rsidRPr="00A16864">
        <w:rPr>
          <w:sz w:val="22"/>
        </w:rPr>
        <w:t>El documento firmado se guarda en el GD</w:t>
      </w:r>
      <w:ins w:id="146" w:author="FONTANET ANTOLIN, SUSANA" w:date="2025-12-11T09:51:00Z" w16du:dateUtc="2025-12-11T08:51:00Z">
        <w:r w:rsidR="00200CE0">
          <w:rPr>
            <w:sz w:val="22"/>
          </w:rPr>
          <w:t xml:space="preserve"> </w:t>
        </w:r>
        <w:r w:rsidR="00200CE0" w:rsidRPr="00200CE0">
          <w:rPr>
            <w:color w:val="FF0000"/>
            <w:sz w:val="22"/>
            <w:rPrChange w:id="147" w:author="FONTANET ANTOLIN, SUSANA" w:date="2025-12-11T09:51:00Z" w16du:dateUtc="2025-12-11T08:51:00Z">
              <w:rPr>
                <w:sz w:val="22"/>
              </w:rPr>
            </w:rPrChange>
          </w:rPr>
          <w:t>del préstamo</w:t>
        </w:r>
      </w:ins>
      <w:del w:id="148" w:author="FONTANET ANTOLIN, SUSANA" w:date="2025-12-11T09:51:00Z" w16du:dateUtc="2025-12-11T08:51:00Z">
        <w:r w:rsidRPr="00A16864" w:rsidDel="00200CE0">
          <w:rPr>
            <w:sz w:val="22"/>
          </w:rPr>
          <w:delText>.</w:delText>
        </w:r>
      </w:del>
    </w:p>
    <w:p w14:paraId="4AB29C3E" w14:textId="77777777" w:rsidR="00A16864" w:rsidRPr="00A16864" w:rsidRDefault="00A16864" w:rsidP="00A16864">
      <w:pPr>
        <w:pStyle w:val="Normal1"/>
        <w:rPr>
          <w:sz w:val="22"/>
        </w:rPr>
      </w:pPr>
    </w:p>
    <w:p w14:paraId="4120C19A" w14:textId="77777777" w:rsidR="00A16864" w:rsidRPr="00A16864" w:rsidRDefault="00A16864" w:rsidP="00A03EBC">
      <w:pPr>
        <w:pStyle w:val="Normal1"/>
        <w:ind w:left="708"/>
        <w:rPr>
          <w:sz w:val="22"/>
        </w:rPr>
      </w:pPr>
      <w:r w:rsidRPr="00A16864">
        <w:rPr>
          <w:sz w:val="22"/>
        </w:rPr>
        <w:t>Los datos informados en el anexo de cálculo de la pérdida financiera no se están guardando en BDD. Para seguimiento de incidencias, se modificarán los servicios de amortización anticipada para grabar estos detalles en BDD.</w:t>
      </w:r>
    </w:p>
    <w:p w14:paraId="20B00AF0" w14:textId="77777777" w:rsidR="00A16864" w:rsidRPr="00A16864" w:rsidRDefault="00A16864" w:rsidP="00A03EBC">
      <w:pPr>
        <w:pStyle w:val="Normal1"/>
        <w:ind w:left="708"/>
        <w:rPr>
          <w:sz w:val="22"/>
        </w:rPr>
      </w:pPr>
      <w:r w:rsidRPr="00A16864">
        <w:rPr>
          <w:sz w:val="22"/>
        </w:rPr>
        <w:t>Propuesta IT: Modificación a realizar.</w:t>
      </w:r>
    </w:p>
    <w:p w14:paraId="1CA0526F" w14:textId="77777777" w:rsidR="00A16864" w:rsidRPr="00A16864" w:rsidRDefault="00A16864" w:rsidP="00A16864">
      <w:pPr>
        <w:pStyle w:val="Normal1"/>
        <w:rPr>
          <w:sz w:val="22"/>
        </w:rPr>
      </w:pPr>
    </w:p>
    <w:p w14:paraId="4D873D79" w14:textId="77777777" w:rsidR="00A16864" w:rsidRPr="00A16864" w:rsidRDefault="00A16864" w:rsidP="00A16864">
      <w:pPr>
        <w:pStyle w:val="Normal1"/>
        <w:rPr>
          <w:sz w:val="22"/>
        </w:rPr>
      </w:pPr>
    </w:p>
    <w:p w14:paraId="584E19EE" w14:textId="77777777" w:rsidR="00A16864" w:rsidRPr="00A16864" w:rsidRDefault="00A16864" w:rsidP="0055464A">
      <w:pPr>
        <w:pStyle w:val="Heading2"/>
        <w:numPr>
          <w:ilvl w:val="1"/>
          <w:numId w:val="25"/>
        </w:numPr>
        <w:spacing w:line="240" w:lineRule="auto"/>
        <w:jc w:val="left"/>
        <w:rPr>
          <w:rFonts w:ascii="Times New Roman" w:hAnsi="Times New Roman"/>
          <w:highlight w:val="yellow"/>
        </w:rPr>
      </w:pPr>
      <w:bookmarkStart w:id="149" w:name="_Toc215568699"/>
      <w:bookmarkStart w:id="150" w:name="_Toc203059399"/>
      <w:r w:rsidRPr="00A16864">
        <w:rPr>
          <w:rFonts w:ascii="Times New Roman" w:hAnsi="Times New Roman"/>
          <w:highlight w:val="yellow"/>
        </w:rPr>
        <w:t>Nuevo Opción de llamada del Servicio de Firma</w:t>
      </w:r>
      <w:bookmarkEnd w:id="149"/>
    </w:p>
    <w:p w14:paraId="4745AA89" w14:textId="77777777" w:rsidR="00A16864" w:rsidRPr="00A16864" w:rsidRDefault="00A16864" w:rsidP="00A03EBC">
      <w:pPr>
        <w:pStyle w:val="Normal1"/>
        <w:ind w:left="576"/>
        <w:rPr>
          <w:sz w:val="22"/>
        </w:rPr>
      </w:pPr>
      <w:r w:rsidRPr="00A16864">
        <w:rPr>
          <w:sz w:val="22"/>
          <w:highlight w:val="yellow"/>
        </w:rPr>
        <w:t>Desde Firmas, quieren poder revisar el estado de la operación de amortización. En el servicio PR se incorporará una nueva opción de llamada para proporcionar dicho estado.</w:t>
      </w:r>
    </w:p>
    <w:p w14:paraId="56AC12E6" w14:textId="77777777" w:rsidR="00A16864" w:rsidRPr="00A16864" w:rsidRDefault="00A16864" w:rsidP="00A16864">
      <w:pPr>
        <w:pStyle w:val="Normal1"/>
        <w:rPr>
          <w:sz w:val="22"/>
        </w:rPr>
      </w:pPr>
    </w:p>
    <w:p w14:paraId="225DE62F" w14:textId="77777777" w:rsidR="00A16864" w:rsidRPr="00A16864" w:rsidRDefault="00A16864" w:rsidP="00A16864">
      <w:pPr>
        <w:pStyle w:val="Normal1"/>
        <w:rPr>
          <w:sz w:val="22"/>
        </w:rPr>
      </w:pPr>
    </w:p>
    <w:p w14:paraId="075470BE" w14:textId="77777777" w:rsidR="00A16864" w:rsidRPr="00A16864" w:rsidRDefault="00A16864" w:rsidP="0055464A">
      <w:pPr>
        <w:pStyle w:val="Heading2"/>
        <w:numPr>
          <w:ilvl w:val="1"/>
          <w:numId w:val="25"/>
        </w:numPr>
        <w:spacing w:line="240" w:lineRule="auto"/>
        <w:jc w:val="left"/>
        <w:rPr>
          <w:rFonts w:ascii="Times New Roman" w:hAnsi="Times New Roman"/>
        </w:rPr>
      </w:pPr>
      <w:bookmarkStart w:id="151" w:name="_Toc215568700"/>
      <w:r w:rsidRPr="00A16864">
        <w:rPr>
          <w:rFonts w:ascii="Times New Roman" w:hAnsi="Times New Roman"/>
        </w:rPr>
        <w:t xml:space="preserve">Documento Información de Solicitud de Reembolso </w:t>
      </w:r>
      <w:commentRangeStart w:id="152"/>
      <w:commentRangeStart w:id="153"/>
      <w:commentRangeStart w:id="154"/>
      <w:commentRangeStart w:id="155"/>
      <w:r w:rsidRPr="00A16864">
        <w:rPr>
          <w:rFonts w:ascii="Times New Roman" w:hAnsi="Times New Roman"/>
        </w:rPr>
        <w:t>Anticipado</w:t>
      </w:r>
      <w:bookmarkEnd w:id="150"/>
      <w:bookmarkEnd w:id="151"/>
      <w:commentRangeEnd w:id="152"/>
      <w:r w:rsidRPr="00A16864">
        <w:rPr>
          <w:rStyle w:val="CommentReference"/>
          <w:rFonts w:ascii="Times New Roman" w:hAnsi="Times New Roman"/>
          <w:sz w:val="24"/>
          <w:szCs w:val="20"/>
        </w:rPr>
        <w:commentReference w:id="152"/>
      </w:r>
      <w:commentRangeEnd w:id="153"/>
      <w:r w:rsidRPr="00A16864">
        <w:rPr>
          <w:rStyle w:val="CommentReference"/>
          <w:rFonts w:ascii="Times New Roman" w:hAnsi="Times New Roman"/>
          <w:sz w:val="24"/>
          <w:szCs w:val="20"/>
        </w:rPr>
        <w:commentReference w:id="153"/>
      </w:r>
      <w:commentRangeEnd w:id="154"/>
      <w:r w:rsidRPr="00A16864">
        <w:rPr>
          <w:rStyle w:val="CommentReference"/>
          <w:rFonts w:ascii="Times New Roman" w:hAnsi="Times New Roman"/>
          <w:sz w:val="24"/>
          <w:szCs w:val="20"/>
        </w:rPr>
        <w:commentReference w:id="154"/>
      </w:r>
      <w:commentRangeEnd w:id="155"/>
      <w:r w:rsidRPr="00A16864">
        <w:rPr>
          <w:rStyle w:val="CommentReference"/>
          <w:rFonts w:ascii="Times New Roman" w:hAnsi="Times New Roman"/>
          <w:sz w:val="24"/>
          <w:szCs w:val="20"/>
        </w:rPr>
        <w:commentReference w:id="155"/>
      </w:r>
    </w:p>
    <w:p w14:paraId="19F7ACEF" w14:textId="4FFECD12" w:rsidR="009B51EE" w:rsidRDefault="00A16864" w:rsidP="00A03EBC">
      <w:pPr>
        <w:pStyle w:val="Normal1"/>
        <w:ind w:left="576"/>
        <w:rPr>
          <w:ins w:id="156" w:author="Martin Chico, M." w:date="2025-12-15T17:21:00Z" w16du:dateUtc="2025-12-15T16:21:00Z"/>
          <w:sz w:val="22"/>
        </w:rPr>
      </w:pPr>
      <w:r w:rsidRPr="00A16864">
        <w:rPr>
          <w:sz w:val="22"/>
        </w:rPr>
        <w:t xml:space="preserve">Sistemas de Impresión modificará el documento “Información relativa a su solicitud de reembolso anticipado.docx” </w:t>
      </w:r>
      <w:ins w:id="157" w:author="Martin Chico, M." w:date="2025-12-15T17:27:00Z">
        <w:r w:rsidR="00C1362B" w:rsidRPr="000651FB">
          <w:rPr>
            <w:sz w:val="22"/>
            <w:highlight w:val="cyan"/>
            <w:rPrChange w:id="158" w:author="Martin Chico, M." w:date="2025-12-15T17:27:00Z" w16du:dateUtc="2025-12-15T16:27:00Z">
              <w:rPr>
                <w:sz w:val="22"/>
              </w:rPr>
            </w:rPrChange>
          </w:rPr>
          <w:t xml:space="preserve">Se deberá tener en cuenta que el documento contiene información que deberá mostrarse o no en función de ciertas variables, las cuales están detalladas en el propio documento (plantilla) </w:t>
        </w:r>
      </w:ins>
      <w:r w:rsidRPr="000651FB">
        <w:rPr>
          <w:sz w:val="22"/>
          <w:highlight w:val="cyan"/>
          <w:rPrChange w:id="159" w:author="Martin Chico, M." w:date="2025-12-15T17:27:00Z" w16du:dateUtc="2025-12-15T16:27:00Z">
            <w:rPr>
              <w:sz w:val="22"/>
            </w:rPr>
          </w:rPrChange>
        </w:rPr>
        <w:t>(</w:t>
      </w:r>
      <w:r w:rsidRPr="007A4D70">
        <w:rPr>
          <w:sz w:val="22"/>
          <w:highlight w:val="cyan"/>
          <w:rPrChange w:id="160" w:author="Martin Chico, M." w:date="2025-12-15T17:25:00Z" w16du:dateUtc="2025-12-15T16:25:00Z">
            <w:rPr>
              <w:sz w:val="22"/>
            </w:rPr>
          </w:rPrChange>
        </w:rPr>
        <w:t>adjunto en Anexos</w:t>
      </w:r>
      <w:r w:rsidRPr="00A16864">
        <w:rPr>
          <w:sz w:val="22"/>
        </w:rPr>
        <w:t xml:space="preserve">) PRC03. </w:t>
      </w:r>
    </w:p>
    <w:p w14:paraId="6DC43E64" w14:textId="77777777" w:rsidR="009B51EE" w:rsidRDefault="009B51EE" w:rsidP="00A03EBC">
      <w:pPr>
        <w:pStyle w:val="Normal1"/>
        <w:ind w:left="576"/>
        <w:rPr>
          <w:ins w:id="161" w:author="Martin Chico, M." w:date="2025-12-15T17:21:00Z" w16du:dateUtc="2025-12-15T16:21:00Z"/>
          <w:sz w:val="22"/>
        </w:rPr>
      </w:pPr>
    </w:p>
    <w:p w14:paraId="38EE09D2" w14:textId="12BC5DB1" w:rsidR="009B51EE" w:rsidRDefault="009B51EE" w:rsidP="00A03EBC">
      <w:pPr>
        <w:pStyle w:val="Normal1"/>
        <w:ind w:left="576"/>
        <w:rPr>
          <w:ins w:id="162" w:author="Martin Chico, M." w:date="2025-12-15T17:21:00Z" w16du:dateUtc="2025-12-15T16:21:00Z"/>
          <w:sz w:val="22"/>
        </w:rPr>
      </w:pPr>
      <w:ins w:id="163" w:author="Martin Chico, M." w:date="2025-12-15T17:21:00Z" w16du:dateUtc="2025-12-15T16:21:00Z">
        <w:r>
          <w:rPr>
            <w:noProof/>
            <w:sz w:val="22"/>
          </w:rPr>
          <w:drawing>
            <wp:inline distT="0" distB="0" distL="0" distR="0" wp14:anchorId="72633452" wp14:editId="5A6F90E9">
              <wp:extent cx="1949570" cy="2758796"/>
              <wp:effectExtent l="0" t="0" r="0" b="3810"/>
              <wp:docPr id="1448505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56740" cy="2768942"/>
                      </a:xfrm>
                      <a:prstGeom prst="rect">
                        <a:avLst/>
                      </a:prstGeom>
                      <a:noFill/>
                      <a:ln>
                        <a:noFill/>
                      </a:ln>
                    </pic:spPr>
                  </pic:pic>
                </a:graphicData>
              </a:graphic>
            </wp:inline>
          </w:drawing>
        </w:r>
      </w:ins>
      <w:ins w:id="164" w:author="Martin Chico, M." w:date="2025-12-15T17:22:00Z" w16du:dateUtc="2025-12-15T16:22:00Z">
        <w:r w:rsidR="00C11FBC">
          <w:rPr>
            <w:noProof/>
            <w:sz w:val="22"/>
          </w:rPr>
          <w:t xml:space="preserve">           </w:t>
        </w:r>
        <w:r w:rsidR="00557C4A">
          <w:rPr>
            <w:noProof/>
            <w:sz w:val="22"/>
          </w:rPr>
          <w:drawing>
            <wp:inline distT="0" distB="0" distL="0" distR="0" wp14:anchorId="6E5A78D4" wp14:editId="6FDF092A">
              <wp:extent cx="1777042" cy="2620296"/>
              <wp:effectExtent l="0" t="0" r="0" b="8890"/>
              <wp:docPr id="13643310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88135" cy="2636653"/>
                      </a:xfrm>
                      <a:prstGeom prst="rect">
                        <a:avLst/>
                      </a:prstGeom>
                      <a:noFill/>
                      <a:ln>
                        <a:noFill/>
                      </a:ln>
                    </pic:spPr>
                  </pic:pic>
                </a:graphicData>
              </a:graphic>
            </wp:inline>
          </w:drawing>
        </w:r>
      </w:ins>
    </w:p>
    <w:p w14:paraId="33E789EA" w14:textId="77777777" w:rsidR="009B51EE" w:rsidRDefault="009B51EE" w:rsidP="00A03EBC">
      <w:pPr>
        <w:pStyle w:val="Normal1"/>
        <w:ind w:left="576"/>
        <w:rPr>
          <w:ins w:id="165" w:author="Martin Chico, M." w:date="2025-12-15T17:21:00Z" w16du:dateUtc="2025-12-15T16:21:00Z"/>
          <w:sz w:val="22"/>
        </w:rPr>
      </w:pPr>
    </w:p>
    <w:p w14:paraId="220CAC4E" w14:textId="77777777" w:rsidR="00E04B85" w:rsidRDefault="00E04B85">
      <w:pPr>
        <w:pStyle w:val="Normal1"/>
        <w:rPr>
          <w:ins w:id="166" w:author="Martin Chico, M." w:date="2025-12-15T17:21:00Z" w16du:dateUtc="2025-12-15T16:21:00Z"/>
          <w:sz w:val="22"/>
        </w:rPr>
        <w:pPrChange w:id="167" w:author="CANTARERO DELGADO, JOSE" w:date="2025-12-18T19:00:00Z" w16du:dateUtc="2025-12-18T18:00:00Z">
          <w:pPr>
            <w:pStyle w:val="Normal1"/>
            <w:ind w:left="576"/>
          </w:pPr>
        </w:pPrChange>
      </w:pPr>
    </w:p>
    <w:p w14:paraId="0979F06F" w14:textId="77777777" w:rsidR="009B51EE" w:rsidRDefault="009B51EE" w:rsidP="00A03EBC">
      <w:pPr>
        <w:pStyle w:val="Normal1"/>
        <w:ind w:left="576"/>
        <w:rPr>
          <w:ins w:id="168" w:author="Martin Chico, M." w:date="2025-12-15T17:21:00Z" w16du:dateUtc="2025-12-15T16:21:00Z"/>
          <w:sz w:val="22"/>
        </w:rPr>
      </w:pPr>
    </w:p>
    <w:p w14:paraId="4D75F06E" w14:textId="4B11EB3A" w:rsidR="00A16864" w:rsidRDefault="00A16864" w:rsidP="00A03EBC">
      <w:pPr>
        <w:pStyle w:val="Normal1"/>
        <w:ind w:left="576"/>
        <w:rPr>
          <w:ins w:id="169" w:author="CANTARERO DELGADO, JOSE" w:date="2025-12-18T19:00:00Z" w16du:dateUtc="2025-12-18T18:00:00Z"/>
          <w:sz w:val="22"/>
        </w:rPr>
      </w:pPr>
      <w:r w:rsidRPr="00A16864">
        <w:rPr>
          <w:sz w:val="22"/>
        </w:rPr>
        <w:t xml:space="preserve">Este documento aparte de generarse para canales se debe permitir mandar a firma digital a través de la </w:t>
      </w:r>
      <w:commentRangeStart w:id="170"/>
      <w:commentRangeStart w:id="171"/>
      <w:r w:rsidRPr="00A16864">
        <w:rPr>
          <w:sz w:val="22"/>
        </w:rPr>
        <w:t>G</w:t>
      </w:r>
      <w:commentRangeEnd w:id="170"/>
      <w:r w:rsidRPr="00A16864">
        <w:rPr>
          <w:rStyle w:val="CommentReference"/>
          <w:sz w:val="22"/>
          <w:szCs w:val="20"/>
        </w:rPr>
        <w:commentReference w:id="170"/>
      </w:r>
      <w:commentRangeEnd w:id="171"/>
      <w:r w:rsidRPr="00A16864">
        <w:rPr>
          <w:rStyle w:val="CommentReference"/>
          <w:sz w:val="22"/>
          <w:szCs w:val="20"/>
        </w:rPr>
        <w:commentReference w:id="171"/>
      </w:r>
      <w:r w:rsidRPr="00A16864">
        <w:rPr>
          <w:sz w:val="22"/>
        </w:rPr>
        <w:t xml:space="preserve">D66: </w:t>
      </w:r>
      <w:r w:rsidRPr="00A16864">
        <w:rPr>
          <w:sz w:val="22"/>
          <w:highlight w:val="yellow"/>
        </w:rPr>
        <w:t>se validará que los clientes tengan capacidades digitales (funcionalidad ya ofrecida por GD66) y se distinguirá el tipo de firma (indistinta o mancomunada), dato a proporcionar por PR a la GD66 a través del servicio de firma</w:t>
      </w:r>
      <w:r w:rsidRPr="00A16864">
        <w:rPr>
          <w:sz w:val="22"/>
        </w:rPr>
        <w:t xml:space="preserve">. </w:t>
      </w:r>
    </w:p>
    <w:p w14:paraId="5128FBCF" w14:textId="77777777" w:rsidR="00E04B85" w:rsidRDefault="00E04B85" w:rsidP="00A03EBC">
      <w:pPr>
        <w:pStyle w:val="Normal1"/>
        <w:ind w:left="576"/>
        <w:rPr>
          <w:ins w:id="172" w:author="CANTARERO DELGADO, JOSE" w:date="2025-12-18T19:00:00Z" w16du:dateUtc="2025-12-18T18:00:00Z"/>
          <w:sz w:val="22"/>
        </w:rPr>
      </w:pPr>
    </w:p>
    <w:p w14:paraId="46D9BE34" w14:textId="77777777" w:rsidR="00E04B85" w:rsidRDefault="00E04B85" w:rsidP="00A03EBC">
      <w:pPr>
        <w:pStyle w:val="Normal1"/>
        <w:ind w:left="576"/>
        <w:rPr>
          <w:ins w:id="173" w:author="CANTARERO DELGADO, JOSE" w:date="2025-12-18T19:00:00Z" w16du:dateUtc="2025-12-18T18:00:00Z"/>
          <w:sz w:val="22"/>
        </w:rPr>
      </w:pPr>
    </w:p>
    <w:p w14:paraId="3085C75D" w14:textId="77777777" w:rsidR="00E04B85" w:rsidRPr="00A16864" w:rsidRDefault="00E04B85" w:rsidP="00A03EBC">
      <w:pPr>
        <w:pStyle w:val="Normal1"/>
        <w:ind w:left="576"/>
        <w:rPr>
          <w:sz w:val="22"/>
        </w:rPr>
      </w:pPr>
    </w:p>
    <w:p w14:paraId="409589C5" w14:textId="77777777" w:rsidR="00A16864" w:rsidRDefault="00A16864" w:rsidP="00A03EBC">
      <w:pPr>
        <w:pStyle w:val="Normal1"/>
        <w:ind w:left="576"/>
        <w:rPr>
          <w:ins w:id="174" w:author="CANTARERO DELGADO, JOSE" w:date="2025-12-19T09:54:00Z" w16du:dateUtc="2025-12-19T08:54:00Z"/>
          <w:sz w:val="22"/>
        </w:rPr>
      </w:pPr>
    </w:p>
    <w:p w14:paraId="1D02F1B8" w14:textId="77777777" w:rsidR="00067109" w:rsidRDefault="00067109" w:rsidP="00A03EBC">
      <w:pPr>
        <w:pStyle w:val="Normal1"/>
        <w:ind w:left="576"/>
        <w:rPr>
          <w:ins w:id="175" w:author="CANTARERO DELGADO, JOSE" w:date="2025-12-19T09:54:00Z" w16du:dateUtc="2025-12-19T08:54:00Z"/>
          <w:sz w:val="22"/>
        </w:rPr>
      </w:pPr>
    </w:p>
    <w:p w14:paraId="122C0B0A" w14:textId="77777777" w:rsidR="00067109" w:rsidRDefault="00067109" w:rsidP="00A03EBC">
      <w:pPr>
        <w:pStyle w:val="Normal1"/>
        <w:ind w:left="576"/>
        <w:rPr>
          <w:ins w:id="176" w:author="CANTARERO DELGADO, JOSE" w:date="2025-12-19T09:54:00Z" w16du:dateUtc="2025-12-19T08:54:00Z"/>
          <w:sz w:val="22"/>
        </w:rPr>
      </w:pPr>
    </w:p>
    <w:p w14:paraId="4B67D589" w14:textId="77777777" w:rsidR="00067109" w:rsidRPr="00A16864" w:rsidRDefault="00067109" w:rsidP="00A03EBC">
      <w:pPr>
        <w:pStyle w:val="Normal1"/>
        <w:ind w:left="576"/>
        <w:rPr>
          <w:sz w:val="22"/>
        </w:rPr>
      </w:pPr>
    </w:p>
    <w:p w14:paraId="704A9746" w14:textId="6AB35CD0" w:rsidR="00067109" w:rsidRPr="0012396C" w:rsidRDefault="00A16864" w:rsidP="365D2436">
      <w:pPr>
        <w:pStyle w:val="Normal1"/>
        <w:ind w:left="576"/>
        <w:rPr>
          <w:ins w:id="177" w:author="CANTARERO DELGADO, JOSE" w:date="2025-12-19T10:11:00Z" w16du:dateUtc="2025-12-19T09:11:00Z"/>
          <w:color w:val="FF0000"/>
          <w:sz w:val="22"/>
          <w:szCs w:val="22"/>
          <w:lang w:val="es-ES"/>
        </w:rPr>
      </w:pPr>
      <w:r w:rsidRPr="365D2436">
        <w:rPr>
          <w:sz w:val="22"/>
          <w:szCs w:val="22"/>
          <w:lang w:val="es-ES"/>
        </w:rPr>
        <w:t>Modificaciones a tener en cuenta</w:t>
      </w:r>
      <w:r w:rsidR="00067109" w:rsidRPr="365D2436">
        <w:rPr>
          <w:color w:val="FF0000"/>
          <w:sz w:val="22"/>
          <w:szCs w:val="22"/>
          <w:lang w:val="es-ES"/>
          <w:rPrChange w:id="178" w:author="CANTARERO DELGADO, JOSE" w:date="2025-12-19T09:55:00Z" w16du:dateUtc="2025-12-19T08:55:00Z">
            <w:rPr>
              <w:sz w:val="22"/>
              <w:szCs w:val="22"/>
            </w:rPr>
          </w:rPrChange>
        </w:rPr>
        <w:t xml:space="preserve"> en el documento generado digitalmente.</w:t>
      </w:r>
      <w:r w:rsidR="0012396C" w:rsidRPr="365D2436">
        <w:rPr>
          <w:color w:val="FF0000"/>
          <w:sz w:val="22"/>
          <w:szCs w:val="22"/>
          <w:lang w:val="es-ES"/>
        </w:rPr>
        <w:t>Además, tener en cuenta todas las variables indicadas en la plantilla.</w:t>
      </w:r>
    </w:p>
    <w:p w14:paraId="319A8EC5" w14:textId="77777777" w:rsidR="0012396C" w:rsidRPr="0012396C" w:rsidRDefault="0012396C" w:rsidP="00A03EBC">
      <w:pPr>
        <w:pStyle w:val="Normal1"/>
        <w:ind w:left="576"/>
        <w:rPr>
          <w:ins w:id="179" w:author="CANTARERO DELGADO, JOSE" w:date="2025-12-19T10:11:00Z" w16du:dateUtc="2025-12-19T09:11:00Z"/>
          <w:color w:val="FF0000"/>
          <w:sz w:val="22"/>
        </w:rPr>
      </w:pPr>
    </w:p>
    <w:p w14:paraId="6A96F752" w14:textId="725EEF2C" w:rsidR="0012396C" w:rsidRDefault="00E95ECC" w:rsidP="365D2436">
      <w:pPr>
        <w:pStyle w:val="Normal1"/>
        <w:ind w:left="576"/>
        <w:rPr>
          <w:color w:val="FF0000"/>
          <w:sz w:val="22"/>
          <w:szCs w:val="22"/>
          <w:lang w:val="es-ES"/>
        </w:rPr>
      </w:pPr>
      <w:del w:id="180" w:author="CANTARERO DELGADO, JOSE" w:date="2025-12-19T10:17:00Z" w16du:dateUtc="2025-12-19T09:17:00Z">
        <w:r w:rsidRPr="365D2436" w:rsidDel="00E95ECC">
          <w:rPr>
            <w:color w:val="FF0000"/>
            <w:sz w:val="22"/>
            <w:szCs w:val="22"/>
            <w:lang w:val="es-ES"/>
          </w:rPr>
          <w:delText>l</w:delText>
        </w:r>
      </w:del>
      <w:r w:rsidRPr="365D2436">
        <w:rPr>
          <w:color w:val="FF0000"/>
          <w:sz w:val="22"/>
          <w:szCs w:val="22"/>
          <w:lang w:val="es-ES"/>
        </w:rPr>
        <w:t>La plantilla aplica tanto al documento generado por el nuevo circuito P4 como el</w:t>
      </w:r>
      <w:r w:rsidR="00931042" w:rsidRPr="365D2436">
        <w:rPr>
          <w:color w:val="FF0000"/>
          <w:sz w:val="22"/>
          <w:szCs w:val="22"/>
          <w:lang w:val="es-ES"/>
        </w:rPr>
        <w:t xml:space="preserve"> circuito </w:t>
      </w:r>
      <w:r w:rsidRPr="365D2436">
        <w:rPr>
          <w:color w:val="FF0000"/>
          <w:sz w:val="22"/>
          <w:szCs w:val="22"/>
          <w:lang w:val="es-ES"/>
        </w:rPr>
        <w:t>legacy, teniendo en cuenta que en el nuevo flujo P4 se creará caso de firma mientras que en legacy no.</w:t>
      </w:r>
    </w:p>
    <w:p w14:paraId="1889E00A" w14:textId="77777777" w:rsidR="00A16864" w:rsidRPr="00A16864" w:rsidRDefault="00A16864" w:rsidP="00A16864">
      <w:pPr>
        <w:pStyle w:val="Normal1"/>
        <w:rPr>
          <w:sz w:val="22"/>
        </w:rPr>
      </w:pPr>
    </w:p>
    <w:p w14:paraId="7C649B59" w14:textId="77777777" w:rsidR="00A16864" w:rsidRPr="00A16864" w:rsidRDefault="00A16864" w:rsidP="00A16864">
      <w:pPr>
        <w:pStyle w:val="Normal1"/>
        <w:numPr>
          <w:ilvl w:val="0"/>
          <w:numId w:val="29"/>
        </w:numPr>
        <w:rPr>
          <w:sz w:val="22"/>
          <w:lang w:val="es-ES"/>
        </w:rPr>
      </w:pPr>
      <w:r w:rsidRPr="00A16864">
        <w:rPr>
          <w:sz w:val="22"/>
          <w:u w:val="single"/>
        </w:rPr>
        <w:t>Compensación por riesgo de tipo de interés</w:t>
      </w:r>
      <w:r w:rsidRPr="00A16864">
        <w:rPr>
          <w:sz w:val="22"/>
        </w:rPr>
        <w:t xml:space="preserve">: Para préstamos sujetos a la Ley 41/2007 de 7 de diciembre y si aplica compensación por riesgo de tipo de interés, se añadirá un nuevo texto al documento (ver anexo) </w:t>
      </w:r>
      <w:r w:rsidRPr="00A16864">
        <w:rPr>
          <w:sz w:val="22"/>
          <w:lang w:val="es-ES"/>
        </w:rPr>
        <w:t>Únicamente en el caso que corresponda cobrar ese importe.</w:t>
      </w:r>
    </w:p>
    <w:p w14:paraId="3AA89C9E" w14:textId="77777777" w:rsidR="00A16864" w:rsidRPr="00A16864" w:rsidRDefault="00A16864" w:rsidP="00A16864">
      <w:pPr>
        <w:pStyle w:val="Normal1"/>
        <w:rPr>
          <w:sz w:val="22"/>
          <w:lang w:val="es-ES"/>
        </w:rPr>
      </w:pPr>
    </w:p>
    <w:p w14:paraId="718D39D4" w14:textId="77777777" w:rsidR="00A16864" w:rsidRPr="00A16864" w:rsidRDefault="00A16864" w:rsidP="365D2436">
      <w:pPr>
        <w:pStyle w:val="Normal1"/>
        <w:numPr>
          <w:ilvl w:val="0"/>
          <w:numId w:val="29"/>
        </w:numPr>
        <w:rPr>
          <w:sz w:val="22"/>
          <w:szCs w:val="22"/>
          <w:lang w:val="es-ES"/>
        </w:rPr>
      </w:pPr>
      <w:r w:rsidRPr="365D2436">
        <w:rPr>
          <w:sz w:val="22"/>
          <w:szCs w:val="22"/>
          <w:u w:val="single"/>
          <w:lang w:val="es-ES"/>
        </w:rPr>
        <w:t>Anexo específico del cálculo de la pérdida financiera</w:t>
      </w:r>
      <w:r w:rsidRPr="365D2436">
        <w:rPr>
          <w:sz w:val="22"/>
          <w:szCs w:val="22"/>
          <w:lang w:val="es-ES"/>
        </w:rPr>
        <w:t>: el propio documento tiene un anexo para la pérdida financiera. Este texto deberá informarse para préstamos LCCI y préstamos sujetos a la Ley 41/2007 de 7 de diciembre, y únicamente si existe la pérdida financiera y se debe realmente cobrar la comisión (o bien de compensación por reembolso anticipado Llei 5/2019, o la de compensación por riesgo de tipo de interés Llei 41/2007).</w:t>
      </w:r>
    </w:p>
    <w:p w14:paraId="51F07173" w14:textId="77777777" w:rsidR="00A16864" w:rsidRPr="00A16864" w:rsidRDefault="00A16864" w:rsidP="00A16864">
      <w:pPr>
        <w:pStyle w:val="Normal1"/>
        <w:rPr>
          <w:sz w:val="22"/>
        </w:rPr>
      </w:pPr>
    </w:p>
    <w:p w14:paraId="103D374D" w14:textId="0415B16C" w:rsidR="00A16864" w:rsidRPr="00A16864" w:rsidRDefault="00A16864" w:rsidP="00A16864">
      <w:pPr>
        <w:pStyle w:val="Normal1"/>
        <w:numPr>
          <w:ilvl w:val="0"/>
          <w:numId w:val="29"/>
        </w:numPr>
        <w:rPr>
          <w:sz w:val="22"/>
        </w:rPr>
      </w:pPr>
      <w:r w:rsidRPr="00A16864">
        <w:rPr>
          <w:sz w:val="22"/>
          <w:u w:val="single"/>
        </w:rPr>
        <w:t>Para BS Online</w:t>
      </w:r>
      <w:ins w:id="181" w:author="Martin Chico, M." w:date="2025-12-12T09:02:00Z" w16du:dateUtc="2025-12-12T08:02:00Z">
        <w:r w:rsidR="00990A6D">
          <w:rPr>
            <w:sz w:val="22"/>
            <w:u w:val="single"/>
          </w:rPr>
          <w:t xml:space="preserve"> </w:t>
        </w:r>
        <w:r w:rsidR="00150810" w:rsidRPr="00990A6D">
          <w:rPr>
            <w:sz w:val="22"/>
            <w:highlight w:val="cyan"/>
            <w:u w:val="single"/>
            <w:rPrChange w:id="182" w:author="Martin Chico, M." w:date="2025-12-12T09:03:00Z" w16du:dateUtc="2025-12-12T08:03:00Z">
              <w:rPr>
                <w:sz w:val="22"/>
                <w:u w:val="single"/>
              </w:rPr>
            </w:rPrChange>
          </w:rPr>
          <w:t>y también en los casos</w:t>
        </w:r>
        <w:r w:rsidR="00990A6D" w:rsidRPr="00990A6D">
          <w:rPr>
            <w:sz w:val="22"/>
            <w:highlight w:val="cyan"/>
            <w:u w:val="single"/>
            <w:rPrChange w:id="183" w:author="Martin Chico, M." w:date="2025-12-12T09:03:00Z" w16du:dateUtc="2025-12-12T08:03:00Z">
              <w:rPr>
                <w:sz w:val="22"/>
                <w:u w:val="single"/>
              </w:rPr>
            </w:rPrChange>
          </w:rPr>
          <w:t xml:space="preserve"> en los que la firma sea a través de GD66</w:t>
        </w:r>
      </w:ins>
      <w:r w:rsidRPr="00A16864">
        <w:rPr>
          <w:sz w:val="22"/>
        </w:rPr>
        <w:t xml:space="preserve">: </w:t>
      </w:r>
      <w:commentRangeStart w:id="184"/>
      <w:commentRangeStart w:id="185"/>
      <w:r w:rsidRPr="00A16864">
        <w:rPr>
          <w:sz w:val="22"/>
        </w:rPr>
        <w:t>En el caso en el que la solicitud de AA se haya hecho online</w:t>
      </w:r>
      <w:commentRangeEnd w:id="184"/>
      <w:r w:rsidRPr="00A16864">
        <w:rPr>
          <w:rStyle w:val="CommentReference"/>
          <w:sz w:val="22"/>
          <w:szCs w:val="20"/>
        </w:rPr>
        <w:commentReference w:id="184"/>
      </w:r>
      <w:commentRangeEnd w:id="185"/>
      <w:r w:rsidRPr="00A16864">
        <w:rPr>
          <w:rStyle w:val="CommentReference"/>
          <w:sz w:val="22"/>
          <w:szCs w:val="20"/>
        </w:rPr>
        <w:commentReference w:id="185"/>
      </w:r>
      <w:r w:rsidRPr="00A16864">
        <w:rPr>
          <w:sz w:val="22"/>
        </w:rPr>
        <w:t>, no se informarán los campos:</w:t>
      </w:r>
    </w:p>
    <w:p w14:paraId="177F3561" w14:textId="77777777" w:rsidR="00A16864" w:rsidRPr="00A16864" w:rsidRDefault="00A16864" w:rsidP="00A16864">
      <w:pPr>
        <w:pStyle w:val="Normal1"/>
        <w:rPr>
          <w:sz w:val="22"/>
        </w:rPr>
      </w:pPr>
    </w:p>
    <w:p w14:paraId="062F8AC1" w14:textId="77777777" w:rsidR="00A16864" w:rsidRPr="00A16864" w:rsidRDefault="00A16864" w:rsidP="00A16864">
      <w:pPr>
        <w:pStyle w:val="Normal1"/>
        <w:numPr>
          <w:ilvl w:val="2"/>
          <w:numId w:val="28"/>
        </w:numPr>
        <w:rPr>
          <w:sz w:val="22"/>
        </w:rPr>
      </w:pPr>
      <w:r w:rsidRPr="00A16864">
        <w:rPr>
          <w:sz w:val="22"/>
        </w:rPr>
        <w:t>Oficina</w:t>
      </w:r>
    </w:p>
    <w:p w14:paraId="68EAD0A6" w14:textId="77777777" w:rsidR="00A16864" w:rsidRPr="00A16864" w:rsidRDefault="00A16864" w:rsidP="00A16864">
      <w:pPr>
        <w:pStyle w:val="Normal1"/>
        <w:numPr>
          <w:ilvl w:val="2"/>
          <w:numId w:val="28"/>
        </w:numPr>
        <w:rPr>
          <w:sz w:val="22"/>
        </w:rPr>
      </w:pPr>
      <w:r w:rsidRPr="00A16864">
        <w:rPr>
          <w:sz w:val="22"/>
        </w:rPr>
        <w:t>Ciudad</w:t>
      </w:r>
    </w:p>
    <w:p w14:paraId="13535589" w14:textId="2545CCE1" w:rsidR="00A16864" w:rsidRPr="0012396C" w:rsidRDefault="00A16864" w:rsidP="00A16864">
      <w:pPr>
        <w:pStyle w:val="Normal1"/>
        <w:numPr>
          <w:ilvl w:val="2"/>
          <w:numId w:val="28"/>
        </w:numPr>
        <w:rPr>
          <w:color w:val="FF0000"/>
          <w:sz w:val="22"/>
          <w:rPrChange w:id="186" w:author="CANTARERO DELGADO, JOSE" w:date="2025-12-19T10:04:00Z" w16du:dateUtc="2025-12-19T09:04:00Z">
            <w:rPr>
              <w:sz w:val="22"/>
            </w:rPr>
          </w:rPrChange>
        </w:rPr>
      </w:pPr>
      <w:commentRangeStart w:id="187"/>
      <w:commentRangeStart w:id="188"/>
      <w:r w:rsidRPr="00A16864">
        <w:rPr>
          <w:sz w:val="22"/>
        </w:rPr>
        <w:t>Firma</w:t>
      </w:r>
      <w:commentRangeEnd w:id="187"/>
      <w:r w:rsidRPr="00A16864">
        <w:rPr>
          <w:rStyle w:val="CommentReference"/>
          <w:sz w:val="22"/>
          <w:szCs w:val="20"/>
          <w:lang w:val="es-ES"/>
        </w:rPr>
        <w:commentReference w:id="187"/>
      </w:r>
      <w:commentRangeEnd w:id="188"/>
      <w:r w:rsidRPr="00A16864">
        <w:rPr>
          <w:rStyle w:val="CommentReference"/>
          <w:sz w:val="22"/>
          <w:szCs w:val="20"/>
          <w:lang w:val="es-ES"/>
        </w:rPr>
        <w:commentReference w:id="188"/>
      </w:r>
      <w:r w:rsidRPr="00A16864">
        <w:rPr>
          <w:sz w:val="22"/>
          <w:lang w:val="es-ES"/>
        </w:rPr>
        <w:t xml:space="preserve"> </w:t>
      </w:r>
      <w:ins w:id="189" w:author="CANTARERO DELGADO, JOSE" w:date="2025-12-19T10:01:00Z" w16du:dateUtc="2025-12-19T09:01:00Z">
        <w:r w:rsidR="0012396C">
          <w:rPr>
            <w:sz w:val="22"/>
            <w:lang w:val="es-ES"/>
          </w:rPr>
          <w:t xml:space="preserve"> </w:t>
        </w:r>
      </w:ins>
      <w:r w:rsidR="0012396C" w:rsidRPr="0012396C">
        <w:rPr>
          <w:color w:val="FF0000"/>
          <w:sz w:val="22"/>
          <w:lang w:val="es-ES"/>
          <w:rPrChange w:id="190" w:author="CANTARERO DELGADO, JOSE" w:date="2025-12-19T10:04:00Z" w16du:dateUtc="2025-12-19T09:04:00Z">
            <w:rPr>
              <w:sz w:val="22"/>
              <w:lang w:val="es-ES"/>
            </w:rPr>
          </w:rPrChange>
        </w:rPr>
        <w:t>(cajetín)</w:t>
      </w:r>
      <w:ins w:id="191" w:author="CANTARERO DELGADO, JOSE" w:date="2025-12-19T10:23:00Z" w16du:dateUtc="2025-12-19T09:23:00Z">
        <w:r w:rsidR="00DA4256">
          <w:rPr>
            <w:color w:val="FF0000"/>
            <w:sz w:val="22"/>
            <w:lang w:val="es-ES"/>
          </w:rPr>
          <w:t>.</w:t>
        </w:r>
      </w:ins>
    </w:p>
    <w:p w14:paraId="7F052B74" w14:textId="77777777" w:rsidR="00A16864" w:rsidRPr="00A16864" w:rsidRDefault="00A16864" w:rsidP="00A16864">
      <w:pPr>
        <w:pStyle w:val="Normal1"/>
        <w:rPr>
          <w:sz w:val="22"/>
        </w:rPr>
      </w:pPr>
    </w:p>
    <w:p w14:paraId="0460F44F" w14:textId="7169B520" w:rsidR="00A16864" w:rsidRPr="00A16864" w:rsidRDefault="00A16864" w:rsidP="009C7D65">
      <w:pPr>
        <w:pStyle w:val="Normal1"/>
        <w:ind w:firstLine="567"/>
        <w:rPr>
          <w:sz w:val="22"/>
        </w:rPr>
      </w:pPr>
      <w:del w:id="192" w:author="CANTARERO DELGADO, JOSE" w:date="2025-12-19T10:02:00Z" w16du:dateUtc="2025-12-19T09:02:00Z">
        <w:r w:rsidRPr="00A16864" w:rsidDel="0012396C">
          <w:rPr>
            <w:sz w:val="22"/>
            <w:highlight w:val="yellow"/>
          </w:rPr>
          <w:delText>La siguiente frase</w:delText>
        </w:r>
      </w:del>
      <w:r w:rsidR="0012396C" w:rsidRPr="0012396C">
        <w:rPr>
          <w:color w:val="FF0000"/>
          <w:sz w:val="22"/>
          <w:highlight w:val="yellow"/>
          <w:rPrChange w:id="193" w:author="CANTARERO DELGADO, JOSE" w:date="2025-12-19T10:03:00Z" w16du:dateUtc="2025-12-19T09:03:00Z">
            <w:rPr>
              <w:sz w:val="22"/>
              <w:highlight w:val="yellow"/>
            </w:rPr>
          </w:rPrChange>
        </w:rPr>
        <w:t>Lo mostrado en la imagen no debe aparecer (ni texto ni cajetín)</w:t>
      </w:r>
      <w:r w:rsidRPr="0012396C">
        <w:rPr>
          <w:color w:val="FF0000"/>
          <w:sz w:val="22"/>
          <w:highlight w:val="yellow"/>
          <w:rPrChange w:id="194" w:author="CANTARERO DELGADO, JOSE" w:date="2025-12-19T10:03:00Z" w16du:dateUtc="2025-12-19T09:03:00Z">
            <w:rPr>
              <w:sz w:val="22"/>
              <w:highlight w:val="yellow"/>
            </w:rPr>
          </w:rPrChange>
        </w:rPr>
        <w:t xml:space="preserve">, </w:t>
      </w:r>
      <w:r w:rsidRPr="00A16864">
        <w:rPr>
          <w:sz w:val="22"/>
          <w:highlight w:val="yellow"/>
        </w:rPr>
        <w:t>tampoco se informará en el cajetín de firmas:</w:t>
      </w:r>
    </w:p>
    <w:p w14:paraId="16893539" w14:textId="77777777" w:rsidR="00A16864" w:rsidRPr="00A16864" w:rsidRDefault="00A16864" w:rsidP="00A16864">
      <w:pPr>
        <w:pStyle w:val="Normal1"/>
        <w:rPr>
          <w:sz w:val="22"/>
        </w:rPr>
      </w:pPr>
    </w:p>
    <w:p w14:paraId="28CB79DD" w14:textId="71E44B96" w:rsidR="00A16864" w:rsidRPr="00A16864" w:rsidRDefault="00A16864" w:rsidP="009C7D65">
      <w:pPr>
        <w:pStyle w:val="Normal1"/>
        <w:ind w:firstLine="567"/>
        <w:rPr>
          <w:sz w:val="22"/>
        </w:rPr>
      </w:pPr>
      <w:r w:rsidRPr="00825606">
        <w:rPr>
          <w:noProof/>
          <w:sz w:val="22"/>
        </w:rPr>
        <w:drawing>
          <wp:inline distT="0" distB="0" distL="0" distR="0" wp14:anchorId="7FA7F0A8" wp14:editId="58AD1FB8">
            <wp:extent cx="3057477" cy="1524907"/>
            <wp:effectExtent l="0" t="0" r="0" b="0"/>
            <wp:docPr id="868689545" name="Imagen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60071" cy="1526201"/>
                    </a:xfrm>
                    <a:prstGeom prst="rect">
                      <a:avLst/>
                    </a:prstGeom>
                    <a:noFill/>
                    <a:ln>
                      <a:noFill/>
                    </a:ln>
                  </pic:spPr>
                </pic:pic>
              </a:graphicData>
            </a:graphic>
          </wp:inline>
        </w:drawing>
      </w:r>
    </w:p>
    <w:p w14:paraId="210EE8EE" w14:textId="77777777" w:rsidR="00A16864" w:rsidRPr="00A16864" w:rsidRDefault="00A16864" w:rsidP="00A16864">
      <w:pPr>
        <w:pStyle w:val="Normal1"/>
        <w:rPr>
          <w:sz w:val="22"/>
        </w:rPr>
      </w:pPr>
    </w:p>
    <w:p w14:paraId="540ABD8A" w14:textId="77777777" w:rsidR="00A16864" w:rsidRPr="00A16864" w:rsidRDefault="00A16864" w:rsidP="00A16864">
      <w:pPr>
        <w:pStyle w:val="Normal1"/>
        <w:numPr>
          <w:ilvl w:val="0"/>
          <w:numId w:val="29"/>
        </w:numPr>
        <w:rPr>
          <w:sz w:val="22"/>
        </w:rPr>
      </w:pPr>
      <w:r w:rsidRPr="00A16864">
        <w:rPr>
          <w:sz w:val="22"/>
          <w:u w:val="single"/>
        </w:rPr>
        <w:t>Idiomas</w:t>
      </w:r>
      <w:r w:rsidRPr="00A16864">
        <w:rPr>
          <w:sz w:val="22"/>
        </w:rPr>
        <w:t>: se solicitará la traducción del documento en los siguientes idiomas:</w:t>
      </w:r>
    </w:p>
    <w:p w14:paraId="3B16311F" w14:textId="77777777" w:rsidR="00A16864" w:rsidRPr="00A16864" w:rsidRDefault="00A16864" w:rsidP="00A16864">
      <w:pPr>
        <w:pStyle w:val="Normal1"/>
        <w:rPr>
          <w:sz w:val="22"/>
        </w:rPr>
      </w:pPr>
    </w:p>
    <w:p w14:paraId="5D6751DE" w14:textId="77777777" w:rsidR="00A16864" w:rsidRPr="00A16864" w:rsidRDefault="00A16864" w:rsidP="00A16864">
      <w:pPr>
        <w:pStyle w:val="Normal1"/>
        <w:numPr>
          <w:ilvl w:val="2"/>
          <w:numId w:val="28"/>
        </w:numPr>
        <w:rPr>
          <w:sz w:val="22"/>
        </w:rPr>
      </w:pPr>
      <w:r w:rsidRPr="00A16864">
        <w:rPr>
          <w:sz w:val="22"/>
        </w:rPr>
        <w:t>BSO: Castellano, catalán, gallego, euskera, inglés, francés y alemán.</w:t>
      </w:r>
    </w:p>
    <w:p w14:paraId="5FBCA928" w14:textId="77777777" w:rsidR="00A16864" w:rsidRPr="00A16864" w:rsidRDefault="00A16864" w:rsidP="00A16864">
      <w:pPr>
        <w:pStyle w:val="Normal1"/>
        <w:numPr>
          <w:ilvl w:val="2"/>
          <w:numId w:val="28"/>
        </w:numPr>
        <w:rPr>
          <w:sz w:val="22"/>
        </w:rPr>
      </w:pPr>
      <w:r w:rsidRPr="00A16864">
        <w:rPr>
          <w:sz w:val="22"/>
        </w:rPr>
        <w:t>BSM: Castellano, catalán, inglés.</w:t>
      </w:r>
    </w:p>
    <w:p w14:paraId="63B258DE" w14:textId="77777777" w:rsidR="00A16864" w:rsidRPr="00A16864" w:rsidRDefault="00A16864" w:rsidP="00A16864">
      <w:pPr>
        <w:pStyle w:val="Normal1"/>
        <w:rPr>
          <w:sz w:val="22"/>
        </w:rPr>
      </w:pPr>
    </w:p>
    <w:p w14:paraId="4C0827B8" w14:textId="77777777" w:rsidR="00A16864" w:rsidRPr="00A16864" w:rsidRDefault="00A16864" w:rsidP="00A16864">
      <w:pPr>
        <w:pStyle w:val="Normal1"/>
        <w:numPr>
          <w:ilvl w:val="0"/>
          <w:numId w:val="29"/>
        </w:numPr>
        <w:rPr>
          <w:sz w:val="22"/>
          <w:lang w:val="es-ES"/>
        </w:rPr>
      </w:pPr>
      <w:r w:rsidRPr="00A16864">
        <w:rPr>
          <w:sz w:val="22"/>
          <w:u w:val="single"/>
        </w:rPr>
        <w:t>Custodia</w:t>
      </w:r>
      <w:r w:rsidRPr="00A16864">
        <w:rPr>
          <w:sz w:val="22"/>
        </w:rPr>
        <w:t xml:space="preserve">: </w:t>
      </w:r>
      <w:r w:rsidRPr="00A16864">
        <w:rPr>
          <w:sz w:val="22"/>
          <w:lang w:val="es-ES"/>
        </w:rPr>
        <w:t xml:space="preserve">se digitalizará automáticamente copia del documento en el GD del préstamo y se podrá consultar el documento en el área de documentación digital (ADD) del cliente. </w:t>
      </w:r>
    </w:p>
    <w:p w14:paraId="6FE8AD56" w14:textId="77777777" w:rsidR="00A16864" w:rsidRDefault="00A16864" w:rsidP="00A16864">
      <w:pPr>
        <w:pStyle w:val="Normal1"/>
        <w:rPr>
          <w:ins w:id="195" w:author="CANTARERO DELGADO, JOSE" w:date="2025-12-19T09:50:00Z" w16du:dateUtc="2025-12-19T08:50:00Z"/>
          <w:sz w:val="22"/>
        </w:rPr>
      </w:pPr>
    </w:p>
    <w:p w14:paraId="755AFB9D" w14:textId="71C91CC7" w:rsidR="00D81B34" w:rsidRDefault="00D81B34" w:rsidP="00D81B34">
      <w:pPr>
        <w:pStyle w:val="Normal1"/>
        <w:rPr>
          <w:ins w:id="196" w:author="CANTARERO DELGADO, JOSE" w:date="2025-12-19T09:52:00Z" w16du:dateUtc="2025-12-19T08:52:00Z"/>
          <w:sz w:val="22"/>
        </w:rPr>
      </w:pPr>
    </w:p>
    <w:p w14:paraId="0BA5C376" w14:textId="77777777" w:rsidR="00D81B34" w:rsidRDefault="00D81B34" w:rsidP="00D81B34">
      <w:pPr>
        <w:pStyle w:val="Normal1"/>
        <w:rPr>
          <w:ins w:id="197" w:author="CANTARERO DELGADO, JOSE" w:date="2025-12-19T09:52:00Z" w16du:dateUtc="2025-12-19T08:52:00Z"/>
          <w:sz w:val="22"/>
        </w:rPr>
      </w:pPr>
    </w:p>
    <w:p w14:paraId="2E2A4905" w14:textId="77777777" w:rsidR="00D81B34" w:rsidRDefault="00D81B34" w:rsidP="00D81B34">
      <w:pPr>
        <w:pStyle w:val="Normal1"/>
        <w:rPr>
          <w:ins w:id="198" w:author="CANTARERO DELGADO, JOSE" w:date="2025-12-19T09:52:00Z" w16du:dateUtc="2025-12-19T08:52:00Z"/>
          <w:sz w:val="22"/>
        </w:rPr>
      </w:pPr>
    </w:p>
    <w:p w14:paraId="30BF97A9" w14:textId="77777777" w:rsidR="00D81B34" w:rsidRDefault="00D81B34" w:rsidP="00D81B34">
      <w:pPr>
        <w:pStyle w:val="Normal1"/>
        <w:rPr>
          <w:ins w:id="199" w:author="CANTARERO DELGADO, JOSE" w:date="2025-12-19T09:52:00Z" w16du:dateUtc="2025-12-19T08:52:00Z"/>
          <w:sz w:val="22"/>
        </w:rPr>
      </w:pPr>
    </w:p>
    <w:p w14:paraId="5F260E5D" w14:textId="77777777" w:rsidR="00D81B34" w:rsidRDefault="00D81B34" w:rsidP="00D81B34">
      <w:pPr>
        <w:pStyle w:val="Normal1"/>
        <w:rPr>
          <w:ins w:id="200" w:author="CANTARERO DELGADO, JOSE" w:date="2025-12-19T09:52:00Z" w16du:dateUtc="2025-12-19T08:52:00Z"/>
          <w:sz w:val="22"/>
        </w:rPr>
      </w:pPr>
    </w:p>
    <w:p w14:paraId="0ECED4F3" w14:textId="77777777" w:rsidR="00D81B34" w:rsidRDefault="00D81B34" w:rsidP="00D81B34">
      <w:pPr>
        <w:pStyle w:val="Normal1"/>
        <w:rPr>
          <w:ins w:id="201" w:author="CANTARERO DELGADO, JOSE" w:date="2025-12-19T09:52:00Z" w16du:dateUtc="2025-12-19T08:52:00Z"/>
          <w:sz w:val="22"/>
        </w:rPr>
      </w:pPr>
    </w:p>
    <w:p w14:paraId="763FB2D8" w14:textId="77777777" w:rsidR="00D81B34" w:rsidRDefault="00D81B34" w:rsidP="00D81B34">
      <w:pPr>
        <w:pStyle w:val="Normal1"/>
        <w:rPr>
          <w:ins w:id="202" w:author="CANTARERO DELGADO, JOSE" w:date="2025-12-19T09:52:00Z" w16du:dateUtc="2025-12-19T08:52:00Z"/>
          <w:sz w:val="22"/>
        </w:rPr>
      </w:pPr>
    </w:p>
    <w:p w14:paraId="1CFF0920" w14:textId="77777777" w:rsidR="00D81B34" w:rsidRDefault="00D81B34" w:rsidP="00D81B34">
      <w:pPr>
        <w:pStyle w:val="Normal1"/>
        <w:rPr>
          <w:ins w:id="203" w:author="CANTARERO DELGADO, JOSE" w:date="2025-12-19T09:52:00Z" w16du:dateUtc="2025-12-19T08:52:00Z"/>
          <w:sz w:val="22"/>
        </w:rPr>
      </w:pPr>
    </w:p>
    <w:p w14:paraId="3D9B2BDE" w14:textId="77777777" w:rsidR="00D81B34" w:rsidRDefault="00D81B34" w:rsidP="00D81B34">
      <w:pPr>
        <w:pStyle w:val="Normal1"/>
        <w:rPr>
          <w:ins w:id="204" w:author="CANTARERO DELGADO, JOSE" w:date="2025-12-19T09:52:00Z" w16du:dateUtc="2025-12-19T08:52:00Z"/>
          <w:sz w:val="22"/>
        </w:rPr>
      </w:pPr>
    </w:p>
    <w:p w14:paraId="2C9C9E0D" w14:textId="77777777" w:rsidR="00D81B34" w:rsidRDefault="00D81B34" w:rsidP="00D81B34">
      <w:pPr>
        <w:pStyle w:val="Normal1"/>
        <w:rPr>
          <w:ins w:id="205" w:author="CANTARERO DELGADO, JOSE" w:date="2025-12-19T09:52:00Z" w16du:dateUtc="2025-12-19T08:52:00Z"/>
          <w:sz w:val="22"/>
        </w:rPr>
      </w:pPr>
    </w:p>
    <w:p w14:paraId="189270E7" w14:textId="77777777" w:rsidR="00D81B34" w:rsidRDefault="00D81B34" w:rsidP="00D81B34">
      <w:pPr>
        <w:pStyle w:val="Normal1"/>
        <w:rPr>
          <w:ins w:id="206" w:author="CANTARERO DELGADO, JOSE" w:date="2025-12-19T09:52:00Z" w16du:dateUtc="2025-12-19T08:52:00Z"/>
          <w:sz w:val="22"/>
        </w:rPr>
      </w:pPr>
    </w:p>
    <w:p w14:paraId="677C37C8" w14:textId="77777777" w:rsidR="00D81B34" w:rsidRDefault="00D81B34" w:rsidP="00D81B34">
      <w:pPr>
        <w:pStyle w:val="Normal1"/>
        <w:rPr>
          <w:ins w:id="207" w:author="CANTARERO DELGADO, JOSE" w:date="2025-12-19T09:51:00Z" w16du:dateUtc="2025-12-19T08:51:00Z"/>
          <w:sz w:val="22"/>
        </w:rPr>
      </w:pPr>
    </w:p>
    <w:p w14:paraId="383D4333" w14:textId="2ADDC15A" w:rsidR="00D81B34" w:rsidRPr="00D81B34" w:rsidRDefault="00D81B34">
      <w:pPr>
        <w:pStyle w:val="Normal1"/>
        <w:numPr>
          <w:ilvl w:val="0"/>
          <w:numId w:val="29"/>
        </w:numPr>
        <w:rPr>
          <w:color w:val="FF0000"/>
          <w:sz w:val="22"/>
          <w:rPrChange w:id="208" w:author="CANTARERO DELGADO, JOSE" w:date="2025-12-19T09:52:00Z" w16du:dateUtc="2025-12-19T08:52:00Z">
            <w:rPr>
              <w:sz w:val="22"/>
            </w:rPr>
          </w:rPrChange>
        </w:rPr>
        <w:pPrChange w:id="209" w:author="CANTARERO DELGADO, JOSE" w:date="2025-12-19T09:51:00Z" w16du:dateUtc="2025-12-19T08:51:00Z">
          <w:pPr>
            <w:pStyle w:val="Normal1"/>
          </w:pPr>
        </w:pPrChange>
      </w:pPr>
      <w:r w:rsidRPr="00D81B34">
        <w:rPr>
          <w:color w:val="FF0000"/>
          <w:sz w:val="22"/>
          <w:rPrChange w:id="210" w:author="CANTARERO DELGADO, JOSE" w:date="2025-12-19T09:52:00Z" w16du:dateUtc="2025-12-19T08:52:00Z">
            <w:rPr>
              <w:sz w:val="22"/>
            </w:rPr>
          </w:rPrChange>
        </w:rPr>
        <w:t>Realizar la siguiente modificación marcada en amarillo:</w:t>
      </w:r>
    </w:p>
    <w:p w14:paraId="5AD17454" w14:textId="2894E17E" w:rsidR="00D81B34" w:rsidRPr="00A16864" w:rsidRDefault="00D81B34" w:rsidP="00D81B34">
      <w:pPr>
        <w:pStyle w:val="Normal1"/>
        <w:rPr>
          <w:sz w:val="22"/>
        </w:rPr>
      </w:pPr>
      <w:ins w:id="211" w:author="CANTARERO DELGADO, JOSE" w:date="2025-12-19T09:51:00Z" w16du:dateUtc="2025-12-19T08:51:00Z">
        <w:r>
          <w:rPr>
            <w:noProof/>
          </w:rPr>
          <w:drawing>
            <wp:inline distT="0" distB="0" distL="0" distR="0" wp14:anchorId="729B5445" wp14:editId="24072D49">
              <wp:extent cx="6391275" cy="2621280"/>
              <wp:effectExtent l="0" t="0" r="9525" b="7620"/>
              <wp:docPr id="2105534919"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34919" name="Imagen 1" descr="Texto, Carta&#10;&#10;El contenido generado por IA puede ser incorrecto."/>
                      <pic:cNvPicPr/>
                    </pic:nvPicPr>
                    <pic:blipFill>
                      <a:blip r:embed="rId19"/>
                      <a:stretch>
                        <a:fillRect/>
                      </a:stretch>
                    </pic:blipFill>
                    <pic:spPr>
                      <a:xfrm>
                        <a:off x="0" y="0"/>
                        <a:ext cx="6391275" cy="2621280"/>
                      </a:xfrm>
                      <a:prstGeom prst="rect">
                        <a:avLst/>
                      </a:prstGeom>
                    </pic:spPr>
                  </pic:pic>
                </a:graphicData>
              </a:graphic>
            </wp:inline>
          </w:drawing>
        </w:r>
      </w:ins>
    </w:p>
    <w:p w14:paraId="4C4EA0DF" w14:textId="77777777" w:rsidR="00A16864" w:rsidRPr="00A16864" w:rsidRDefault="00A16864" w:rsidP="00A16864">
      <w:pPr>
        <w:pStyle w:val="Normal1"/>
        <w:rPr>
          <w:sz w:val="22"/>
        </w:rPr>
      </w:pPr>
    </w:p>
    <w:p w14:paraId="7F7E62C0" w14:textId="77777777" w:rsidR="00A16864" w:rsidRPr="00A16864" w:rsidRDefault="00A16864" w:rsidP="0055464A">
      <w:pPr>
        <w:pStyle w:val="Heading2"/>
        <w:numPr>
          <w:ilvl w:val="1"/>
          <w:numId w:val="25"/>
        </w:numPr>
        <w:spacing w:line="240" w:lineRule="auto"/>
        <w:jc w:val="left"/>
        <w:rPr>
          <w:rFonts w:ascii="Times New Roman" w:hAnsi="Times New Roman"/>
        </w:rPr>
      </w:pPr>
      <w:bookmarkStart w:id="212" w:name="_Toc215568701"/>
      <w:r w:rsidRPr="00A16864">
        <w:rPr>
          <w:rFonts w:ascii="Times New Roman" w:hAnsi="Times New Roman"/>
        </w:rPr>
        <w:t>Almacenamiento de la operativa en DWH</w:t>
      </w:r>
      <w:bookmarkEnd w:id="212"/>
    </w:p>
    <w:p w14:paraId="2E9F547D" w14:textId="33CD57BD" w:rsidR="00A16864" w:rsidRPr="00A16864" w:rsidRDefault="00A16864" w:rsidP="009C7D65">
      <w:pPr>
        <w:pStyle w:val="Normal1"/>
        <w:ind w:left="576"/>
        <w:rPr>
          <w:sz w:val="22"/>
        </w:rPr>
      </w:pPr>
      <w:r w:rsidRPr="00B2127F">
        <w:rPr>
          <w:sz w:val="22"/>
          <w:highlight w:val="cyan"/>
          <w:rPrChange w:id="213" w:author="Martin Chico, M." w:date="2025-12-12T09:34:00Z" w16du:dateUtc="2025-12-12T08:34:00Z">
            <w:rPr>
              <w:sz w:val="22"/>
            </w:rPr>
          </w:rPrChange>
        </w:rPr>
        <w:t xml:space="preserve">La información de cada caso sobre la operativa de amortización anticipada en </w:t>
      </w:r>
      <w:ins w:id="214" w:author="Martin Chico, M." w:date="2025-12-12T09:33:00Z" w16du:dateUtc="2025-12-12T08:33:00Z">
        <w:r w:rsidR="00DB1E44" w:rsidRPr="00B2127F">
          <w:rPr>
            <w:sz w:val="22"/>
            <w:highlight w:val="cyan"/>
            <w:rPrChange w:id="215" w:author="Martin Chico, M." w:date="2025-12-12T09:34:00Z" w16du:dateUtc="2025-12-12T08:34:00Z">
              <w:rPr>
                <w:sz w:val="22"/>
              </w:rPr>
            </w:rPrChange>
          </w:rPr>
          <w:t>e</w:t>
        </w:r>
      </w:ins>
      <w:r w:rsidRPr="00B2127F">
        <w:rPr>
          <w:sz w:val="22"/>
          <w:highlight w:val="cyan"/>
          <w:rPrChange w:id="216" w:author="Martin Chico, M." w:date="2025-12-12T09:34:00Z" w16du:dateUtc="2025-12-12T08:34:00Z">
            <w:rPr>
              <w:sz w:val="22"/>
            </w:rPr>
          </w:rPrChange>
        </w:rPr>
        <w:t>l</w:t>
      </w:r>
      <w:del w:id="217" w:author="Martin Chico, M." w:date="2025-12-12T09:33:00Z" w16du:dateUtc="2025-12-12T08:33:00Z">
        <w:r w:rsidRPr="00B2127F" w:rsidDel="00DB1E44">
          <w:rPr>
            <w:sz w:val="22"/>
            <w:highlight w:val="cyan"/>
            <w:rPrChange w:id="218" w:author="Martin Chico, M." w:date="2025-12-12T09:34:00Z" w16du:dateUtc="2025-12-12T08:34:00Z">
              <w:rPr>
                <w:sz w:val="22"/>
              </w:rPr>
            </w:rPrChange>
          </w:rPr>
          <w:delText>a</w:delText>
        </w:r>
      </w:del>
      <w:r w:rsidRPr="00B2127F">
        <w:rPr>
          <w:sz w:val="22"/>
          <w:highlight w:val="cyan"/>
          <w:rPrChange w:id="219" w:author="Martin Chico, M." w:date="2025-12-12T09:34:00Z" w16du:dateUtc="2025-12-12T08:34:00Z">
            <w:rPr>
              <w:sz w:val="22"/>
            </w:rPr>
          </w:rPrChange>
        </w:rPr>
        <w:t xml:space="preserve"> nuev</w:t>
      </w:r>
      <w:del w:id="220" w:author="Martin Chico, M." w:date="2025-12-12T09:33:00Z" w16du:dateUtc="2025-12-12T08:33:00Z">
        <w:r w:rsidRPr="00B2127F" w:rsidDel="00DB1E44">
          <w:rPr>
            <w:sz w:val="22"/>
            <w:highlight w:val="cyan"/>
            <w:rPrChange w:id="221" w:author="Martin Chico, M." w:date="2025-12-12T09:34:00Z" w16du:dateUtc="2025-12-12T08:34:00Z">
              <w:rPr>
                <w:sz w:val="22"/>
              </w:rPr>
            </w:rPrChange>
          </w:rPr>
          <w:delText>a</w:delText>
        </w:r>
      </w:del>
      <w:ins w:id="222" w:author="Martin Chico, M." w:date="2025-12-12T09:33:00Z" w16du:dateUtc="2025-12-12T08:33:00Z">
        <w:r w:rsidR="00DB1E44" w:rsidRPr="00B2127F">
          <w:rPr>
            <w:sz w:val="22"/>
            <w:highlight w:val="cyan"/>
            <w:rPrChange w:id="223" w:author="Martin Chico, M." w:date="2025-12-12T09:34:00Z" w16du:dateUtc="2025-12-12T08:34:00Z">
              <w:rPr>
                <w:sz w:val="22"/>
              </w:rPr>
            </w:rPrChange>
          </w:rPr>
          <w:t>o flujo</w:t>
        </w:r>
        <w:r w:rsidR="00B2127F" w:rsidRPr="00B2127F">
          <w:rPr>
            <w:sz w:val="22"/>
            <w:highlight w:val="cyan"/>
            <w:rPrChange w:id="224" w:author="Martin Chico, M." w:date="2025-12-12T09:34:00Z" w16du:dateUtc="2025-12-12T08:34:00Z">
              <w:rPr>
                <w:sz w:val="22"/>
              </w:rPr>
            </w:rPrChange>
          </w:rPr>
          <w:t xml:space="preserve"> de particulares</w:t>
        </w:r>
      </w:ins>
      <w:del w:id="225" w:author="Martin Chico, M." w:date="2025-12-12T09:33:00Z" w16du:dateUtc="2025-12-12T08:33:00Z">
        <w:r w:rsidRPr="00B2127F" w:rsidDel="00B2127F">
          <w:rPr>
            <w:sz w:val="22"/>
            <w:highlight w:val="cyan"/>
            <w:rPrChange w:id="226" w:author="Martin Chico, M." w:date="2025-12-12T09:34:00Z" w16du:dateUtc="2025-12-12T08:34:00Z">
              <w:rPr>
                <w:sz w:val="22"/>
              </w:rPr>
            </w:rPrChange>
          </w:rPr>
          <w:delText xml:space="preserve"> plataforma de P4</w:delText>
        </w:r>
      </w:del>
      <w:r w:rsidRPr="00B2127F">
        <w:rPr>
          <w:sz w:val="22"/>
          <w:highlight w:val="cyan"/>
          <w:rPrChange w:id="227" w:author="Martin Chico, M." w:date="2025-12-12T09:34:00Z" w16du:dateUtc="2025-12-12T08:34:00Z">
            <w:rPr>
              <w:sz w:val="22"/>
            </w:rPr>
          </w:rPrChange>
        </w:rPr>
        <w:t xml:space="preserve">, debe almacenarse en el DWH igual que sucede </w:t>
      </w:r>
      <w:ins w:id="228" w:author="Martin Chico, M." w:date="2025-12-12T09:33:00Z" w16du:dateUtc="2025-12-12T08:33:00Z">
        <w:r w:rsidR="00B2127F" w:rsidRPr="00B2127F">
          <w:rPr>
            <w:sz w:val="22"/>
            <w:highlight w:val="cyan"/>
            <w:rPrChange w:id="229" w:author="Martin Chico, M." w:date="2025-12-12T09:34:00Z" w16du:dateUtc="2025-12-12T08:34:00Z">
              <w:rPr>
                <w:sz w:val="22"/>
              </w:rPr>
            </w:rPrChange>
          </w:rPr>
          <w:t>e</w:t>
        </w:r>
      </w:ins>
      <w:ins w:id="230" w:author="Martin Chico, M." w:date="2025-12-12T09:34:00Z" w16du:dateUtc="2025-12-12T08:34:00Z">
        <w:r w:rsidR="00B2127F" w:rsidRPr="00B2127F">
          <w:rPr>
            <w:sz w:val="22"/>
            <w:highlight w:val="cyan"/>
            <w:rPrChange w:id="231" w:author="Martin Chico, M." w:date="2025-12-12T09:34:00Z" w16du:dateUtc="2025-12-12T08:34:00Z">
              <w:rPr>
                <w:sz w:val="22"/>
              </w:rPr>
            </w:rPrChange>
          </w:rPr>
          <w:t xml:space="preserve">n el flujo </w:t>
        </w:r>
      </w:ins>
      <w:r w:rsidRPr="00B2127F">
        <w:rPr>
          <w:sz w:val="22"/>
          <w:highlight w:val="cyan"/>
          <w:rPrChange w:id="232" w:author="Martin Chico, M." w:date="2025-12-12T09:34:00Z" w16du:dateUtc="2025-12-12T08:34:00Z">
            <w:rPr>
              <w:sz w:val="22"/>
            </w:rPr>
          </w:rPrChange>
        </w:rPr>
        <w:t>actual</w:t>
      </w:r>
      <w:del w:id="233" w:author="Martin Chico, M." w:date="2025-12-12T09:34:00Z" w16du:dateUtc="2025-12-12T08:34:00Z">
        <w:r w:rsidRPr="00B2127F" w:rsidDel="00B2127F">
          <w:rPr>
            <w:sz w:val="22"/>
            <w:highlight w:val="cyan"/>
            <w:rPrChange w:id="234" w:author="Martin Chico, M." w:date="2025-12-12T09:34:00Z" w16du:dateUtc="2025-12-12T08:34:00Z">
              <w:rPr>
                <w:sz w:val="22"/>
              </w:rPr>
            </w:rPrChange>
          </w:rPr>
          <w:delText>mente en Legacy</w:delText>
        </w:r>
      </w:del>
      <w:r w:rsidRPr="00B2127F">
        <w:rPr>
          <w:sz w:val="22"/>
          <w:highlight w:val="cyan"/>
          <w:rPrChange w:id="235" w:author="Martin Chico, M." w:date="2025-12-12T09:34:00Z" w16du:dateUtc="2025-12-12T08:34:00Z">
            <w:rPr>
              <w:sz w:val="22"/>
            </w:rPr>
          </w:rPrChange>
        </w:rPr>
        <w:t xml:space="preserve"> y con la misma información, pero incluyendo el canal por el que se ha </w:t>
      </w:r>
      <w:commentRangeStart w:id="236"/>
      <w:r w:rsidRPr="00B2127F">
        <w:rPr>
          <w:sz w:val="22"/>
          <w:highlight w:val="cyan"/>
          <w:rPrChange w:id="237" w:author="Martin Chico, M." w:date="2025-12-12T09:34:00Z" w16du:dateUtc="2025-12-12T08:34:00Z">
            <w:rPr>
              <w:sz w:val="22"/>
            </w:rPr>
          </w:rPrChange>
        </w:rPr>
        <w:t>realizado</w:t>
      </w:r>
      <w:commentRangeEnd w:id="236"/>
      <w:r w:rsidR="00B2127F" w:rsidRPr="00A16864">
        <w:rPr>
          <w:rStyle w:val="CommentReference"/>
          <w:sz w:val="22"/>
          <w:szCs w:val="20"/>
        </w:rPr>
        <w:commentReference w:id="236"/>
      </w:r>
      <w:r w:rsidRPr="00A16864">
        <w:rPr>
          <w:sz w:val="22"/>
        </w:rPr>
        <w:t>.</w:t>
      </w:r>
    </w:p>
    <w:p w14:paraId="31791940" w14:textId="77777777" w:rsidR="00A16864" w:rsidRPr="00A16864" w:rsidRDefault="00A16864" w:rsidP="00A16864">
      <w:pPr>
        <w:pStyle w:val="Normal1"/>
        <w:rPr>
          <w:sz w:val="22"/>
        </w:rPr>
      </w:pPr>
    </w:p>
    <w:p w14:paraId="0DCA7DED" w14:textId="77777777" w:rsidR="00A16864" w:rsidRPr="00A16864" w:rsidRDefault="00A16864" w:rsidP="0055464A">
      <w:pPr>
        <w:pStyle w:val="Heading2"/>
        <w:numPr>
          <w:ilvl w:val="1"/>
          <w:numId w:val="25"/>
        </w:numPr>
        <w:spacing w:line="240" w:lineRule="auto"/>
        <w:jc w:val="left"/>
        <w:rPr>
          <w:rFonts w:ascii="Times New Roman" w:hAnsi="Times New Roman"/>
          <w:highlight w:val="yellow"/>
        </w:rPr>
      </w:pPr>
      <w:bookmarkStart w:id="238" w:name="_Toc215120777"/>
      <w:bookmarkStart w:id="239" w:name="_Toc215568702"/>
      <w:r w:rsidRPr="00A16864">
        <w:rPr>
          <w:rFonts w:ascii="Times New Roman" w:hAnsi="Times New Roman"/>
          <w:highlight w:val="yellow"/>
        </w:rPr>
        <w:t>Bloqueo amortizaciones anticipadas último día hábil del año</w:t>
      </w:r>
      <w:bookmarkEnd w:id="238"/>
      <w:bookmarkEnd w:id="239"/>
    </w:p>
    <w:p w14:paraId="1E501E37" w14:textId="77777777" w:rsidR="009C7D65" w:rsidRDefault="009C7D65" w:rsidP="00A16864">
      <w:pPr>
        <w:pStyle w:val="Normal1"/>
        <w:rPr>
          <w:sz w:val="22"/>
        </w:rPr>
      </w:pPr>
    </w:p>
    <w:p w14:paraId="2C4DA020" w14:textId="1AB4C703" w:rsidR="00A16864" w:rsidRPr="00A16864" w:rsidRDefault="00A16864" w:rsidP="009C7D65">
      <w:pPr>
        <w:pStyle w:val="Normal1"/>
        <w:ind w:left="576"/>
        <w:rPr>
          <w:sz w:val="22"/>
          <w:highlight w:val="yellow"/>
        </w:rPr>
      </w:pPr>
      <w:commentRangeStart w:id="240"/>
      <w:r w:rsidRPr="00FB2080">
        <w:rPr>
          <w:sz w:val="22"/>
          <w:highlight w:val="cyan"/>
          <w:rPrChange w:id="241" w:author="Martin Chico, M." w:date="2025-12-12T09:34:00Z" w16du:dateUtc="2025-12-12T08:34:00Z">
            <w:rPr>
              <w:sz w:val="22"/>
              <w:highlight w:val="yellow"/>
            </w:rPr>
          </w:rPrChange>
        </w:rPr>
        <w:t>Actualmente</w:t>
      </w:r>
      <w:commentRangeEnd w:id="240"/>
      <w:r w:rsidR="00FF6E2F" w:rsidRPr="00FB2080">
        <w:rPr>
          <w:rStyle w:val="CommentReference"/>
          <w:sz w:val="22"/>
          <w:szCs w:val="20"/>
          <w:highlight w:val="cyan"/>
          <w:rPrChange w:id="242" w:author="Martin Chico, M." w:date="2025-12-12T09:34:00Z" w16du:dateUtc="2025-12-12T08:34:00Z">
            <w:rPr>
              <w:rStyle w:val="CommentReference"/>
              <w:sz w:val="22"/>
              <w:szCs w:val="20"/>
              <w:highlight w:val="yellow"/>
            </w:rPr>
          </w:rPrChange>
        </w:rPr>
        <w:commentReference w:id="240"/>
      </w:r>
      <w:r w:rsidRPr="00FB2080">
        <w:rPr>
          <w:sz w:val="22"/>
          <w:highlight w:val="cyan"/>
          <w:rPrChange w:id="243" w:author="Martin Chico, M." w:date="2025-12-12T09:34:00Z" w16du:dateUtc="2025-12-12T08:34:00Z">
            <w:rPr>
              <w:sz w:val="22"/>
              <w:highlight w:val="yellow"/>
            </w:rPr>
          </w:rPrChange>
        </w:rPr>
        <w:t xml:space="preserve">, </w:t>
      </w:r>
      <w:del w:id="244" w:author="Martin Chico, M." w:date="2025-12-12T09:30:00Z" w16du:dateUtc="2025-12-12T08:30:00Z">
        <w:r w:rsidRPr="00FB2080" w:rsidDel="00CE0934">
          <w:rPr>
            <w:sz w:val="22"/>
            <w:highlight w:val="cyan"/>
            <w:rPrChange w:id="245" w:author="Martin Chico, M." w:date="2025-12-12T09:34:00Z" w16du:dateUtc="2025-12-12T08:34:00Z">
              <w:rPr>
                <w:sz w:val="22"/>
                <w:highlight w:val="yellow"/>
              </w:rPr>
            </w:rPrChange>
          </w:rPr>
          <w:delText xml:space="preserve">en flujo Legacy de canal, </w:delText>
        </w:r>
      </w:del>
      <w:r w:rsidRPr="00FB2080">
        <w:rPr>
          <w:sz w:val="22"/>
          <w:highlight w:val="cyan"/>
          <w:rPrChange w:id="246" w:author="Martin Chico, M." w:date="2025-12-12T09:34:00Z" w16du:dateUtc="2025-12-12T08:34:00Z">
            <w:rPr>
              <w:sz w:val="22"/>
              <w:highlight w:val="yellow"/>
            </w:rPr>
          </w:rPrChange>
        </w:rPr>
        <w:t xml:space="preserve">el último día hábil del año a partir de las 13 horas se bloquea la posibilidad de </w:t>
      </w:r>
      <w:r w:rsidRPr="00A16864">
        <w:rPr>
          <w:sz w:val="22"/>
          <w:highlight w:val="yellow"/>
        </w:rPr>
        <w:t xml:space="preserve">realizar amortizaciones anticipadas a los clientes con el fin de evitar incidencias de efectos fiscales por cambio de año / ejercicio fiscal. </w:t>
      </w:r>
    </w:p>
    <w:p w14:paraId="3904B9DA" w14:textId="77777777" w:rsidR="00A16864" w:rsidRPr="00A16864" w:rsidRDefault="00A16864" w:rsidP="009C7D65">
      <w:pPr>
        <w:pStyle w:val="Normal1"/>
        <w:ind w:left="576"/>
        <w:rPr>
          <w:sz w:val="22"/>
          <w:highlight w:val="yellow"/>
        </w:rPr>
      </w:pPr>
      <w:r w:rsidRPr="00A16864">
        <w:rPr>
          <w:sz w:val="22"/>
          <w:highlight w:val="yellow"/>
        </w:rPr>
        <w:t>Durante el bloqueo se generará un mensaje informando que la operativa no estará disponible hasta el 1 de enero.</w:t>
      </w:r>
    </w:p>
    <w:p w14:paraId="055AABF4" w14:textId="77777777" w:rsidR="00A16864" w:rsidRPr="00A16864" w:rsidRDefault="00A16864" w:rsidP="009C7D65">
      <w:pPr>
        <w:pStyle w:val="Normal1"/>
        <w:ind w:left="576"/>
        <w:rPr>
          <w:sz w:val="22"/>
          <w:highlight w:val="yellow"/>
        </w:rPr>
      </w:pPr>
    </w:p>
    <w:p w14:paraId="02835542" w14:textId="77777777" w:rsidR="00A16864" w:rsidRPr="00A16864" w:rsidRDefault="00A16864" w:rsidP="009C7D65">
      <w:pPr>
        <w:pStyle w:val="Normal1"/>
        <w:ind w:left="576"/>
        <w:rPr>
          <w:sz w:val="22"/>
        </w:rPr>
      </w:pPr>
      <w:r w:rsidRPr="00A16864">
        <w:rPr>
          <w:sz w:val="22"/>
          <w:highlight w:val="yellow"/>
        </w:rPr>
        <w:t xml:space="preserve">Se deberá ejecutar un UPDATE. Se puede ejecutar con antelación (días verdes de </w:t>
      </w:r>
      <w:commentRangeStart w:id="247"/>
      <w:commentRangeStart w:id="248"/>
      <w:r w:rsidRPr="00A16864">
        <w:rPr>
          <w:sz w:val="22"/>
          <w:highlight w:val="yellow"/>
        </w:rPr>
        <w:t>noviembre</w:t>
      </w:r>
      <w:commentRangeEnd w:id="247"/>
      <w:r w:rsidR="00A263BF" w:rsidRPr="00A16864">
        <w:rPr>
          <w:rStyle w:val="CommentReference"/>
          <w:sz w:val="22"/>
          <w:szCs w:val="20"/>
          <w:highlight w:val="yellow"/>
        </w:rPr>
        <w:commentReference w:id="247"/>
      </w:r>
      <w:commentRangeEnd w:id="248"/>
      <w:r w:rsidRPr="00A16864">
        <w:rPr>
          <w:rStyle w:val="CommentReference"/>
          <w:sz w:val="22"/>
          <w:szCs w:val="20"/>
          <w:highlight w:val="yellow"/>
        </w:rPr>
        <w:commentReference w:id="248"/>
      </w:r>
      <w:r w:rsidRPr="00A16864">
        <w:rPr>
          <w:sz w:val="22"/>
          <w:highlight w:val="yellow"/>
        </w:rPr>
        <w:t>/diciembre) para no esperar a última hora con los días rojos.</w:t>
      </w:r>
    </w:p>
    <w:p w14:paraId="036A7F80" w14:textId="77777777" w:rsidR="00A16864" w:rsidRPr="00A16864" w:rsidRDefault="00A16864" w:rsidP="00A16864">
      <w:pPr>
        <w:pStyle w:val="Normal1"/>
        <w:rPr>
          <w:sz w:val="22"/>
        </w:rPr>
      </w:pPr>
    </w:p>
    <w:p w14:paraId="27A9FFA9" w14:textId="77777777" w:rsidR="00A16864" w:rsidRPr="00A16864" w:rsidRDefault="00A16864" w:rsidP="365D2436">
      <w:pPr>
        <w:pStyle w:val="Heading1"/>
        <w:numPr>
          <w:ilvl w:val="0"/>
          <w:numId w:val="9"/>
        </w:numPr>
        <w:spacing w:line="240" w:lineRule="auto"/>
        <w:rPr>
          <w:rFonts w:ascii="Times New Roman" w:hAnsi="Times New Roman"/>
          <w:lang w:val="es-ES"/>
        </w:rPr>
      </w:pPr>
      <w:bookmarkStart w:id="249" w:name="_Toc215502423"/>
      <w:bookmarkStart w:id="250" w:name="_Toc215502424"/>
      <w:bookmarkStart w:id="251" w:name="_Toc215568703"/>
      <w:bookmarkEnd w:id="249"/>
      <w:bookmarkEnd w:id="250"/>
      <w:r w:rsidRPr="365D2436">
        <w:rPr>
          <w:rFonts w:ascii="Times New Roman" w:hAnsi="Times New Roman"/>
          <w:lang w:val="es-ES"/>
        </w:rPr>
        <w:t>Acciones A Realizar Por Otros Equipos (No PR)</w:t>
      </w:r>
      <w:bookmarkEnd w:id="251"/>
    </w:p>
    <w:p w14:paraId="3FC1BCAB" w14:textId="77777777" w:rsidR="00A16864" w:rsidRPr="00A16864" w:rsidRDefault="00A16864" w:rsidP="00A16864">
      <w:pPr>
        <w:pStyle w:val="Normal1"/>
        <w:rPr>
          <w:sz w:val="22"/>
        </w:rPr>
      </w:pPr>
    </w:p>
    <w:p w14:paraId="066FC541" w14:textId="77777777" w:rsidR="00A16864" w:rsidRPr="00A16864" w:rsidRDefault="00A16864" w:rsidP="00A16864">
      <w:pPr>
        <w:pStyle w:val="Normal1"/>
        <w:rPr>
          <w:sz w:val="22"/>
        </w:rPr>
      </w:pPr>
    </w:p>
    <w:p w14:paraId="08EEF13C" w14:textId="77777777" w:rsidR="00A16864" w:rsidRPr="00A16864" w:rsidRDefault="00A16864" w:rsidP="000E1D4E">
      <w:pPr>
        <w:pStyle w:val="Heading1"/>
        <w:numPr>
          <w:ilvl w:val="0"/>
          <w:numId w:val="9"/>
        </w:numPr>
        <w:spacing w:line="240" w:lineRule="auto"/>
        <w:rPr>
          <w:rFonts w:ascii="Times New Roman" w:hAnsi="Times New Roman"/>
        </w:rPr>
      </w:pPr>
      <w:bookmarkStart w:id="252" w:name="_Toc215568704"/>
      <w:r w:rsidRPr="00A16864">
        <w:rPr>
          <w:rFonts w:ascii="Times New Roman" w:hAnsi="Times New Roman"/>
        </w:rPr>
        <w:t>No Incluido en la Comanda</w:t>
      </w:r>
      <w:bookmarkEnd w:id="252"/>
    </w:p>
    <w:p w14:paraId="51A93B20" w14:textId="77777777" w:rsidR="00A16864" w:rsidRPr="00A16864" w:rsidRDefault="00A16864" w:rsidP="00A16864">
      <w:pPr>
        <w:pStyle w:val="Normal1"/>
        <w:rPr>
          <w:sz w:val="22"/>
        </w:rPr>
      </w:pPr>
    </w:p>
    <w:p w14:paraId="644E1A88" w14:textId="77777777" w:rsidR="00A16864" w:rsidRPr="00A16864" w:rsidRDefault="00A16864" w:rsidP="009C7D65">
      <w:pPr>
        <w:pStyle w:val="Normal1"/>
        <w:ind w:left="432"/>
        <w:rPr>
          <w:sz w:val="22"/>
        </w:rPr>
      </w:pPr>
      <w:r w:rsidRPr="00A16864">
        <w:rPr>
          <w:sz w:val="22"/>
        </w:rPr>
        <w:t>No se realizarán acciones para aumentar el perímetro de los contratos donde el cliente puede realizar la amortización anticipada sin actuación por la oficina BS. Por ejemplo: Contratos migrados de otras entidades, préstamos con calendario de amortizaciones.</w:t>
      </w:r>
    </w:p>
    <w:p w14:paraId="235CC06E" w14:textId="77777777" w:rsidR="00A16864" w:rsidRPr="00A16864" w:rsidRDefault="00A16864" w:rsidP="009C7D65">
      <w:pPr>
        <w:pStyle w:val="Normal1"/>
        <w:ind w:left="432"/>
        <w:rPr>
          <w:sz w:val="22"/>
        </w:rPr>
      </w:pPr>
    </w:p>
    <w:p w14:paraId="384EFA74" w14:textId="77777777" w:rsidR="00A16864" w:rsidRPr="00A16864" w:rsidRDefault="00A16864" w:rsidP="009C7D65">
      <w:pPr>
        <w:pStyle w:val="Normal1"/>
        <w:ind w:left="432"/>
        <w:rPr>
          <w:sz w:val="22"/>
        </w:rPr>
      </w:pPr>
      <w:r w:rsidRPr="00A16864">
        <w:rPr>
          <w:sz w:val="22"/>
        </w:rPr>
        <w:t>Solo está desarrollada la amortización con opciones: reducir por Fecha vencimiento / reducir Cuota. No se desarrollarán otras opciones.</w:t>
      </w:r>
    </w:p>
    <w:p w14:paraId="48EAFA59" w14:textId="77777777" w:rsidR="00A16864" w:rsidRPr="00A16864" w:rsidRDefault="00A16864" w:rsidP="009C7D65">
      <w:pPr>
        <w:pStyle w:val="Normal1"/>
        <w:ind w:left="432"/>
        <w:rPr>
          <w:sz w:val="22"/>
        </w:rPr>
      </w:pPr>
    </w:p>
    <w:p w14:paraId="799309BC" w14:textId="77777777" w:rsidR="00A16864" w:rsidRPr="00A16864" w:rsidRDefault="00A16864" w:rsidP="009C7D65">
      <w:pPr>
        <w:pStyle w:val="Normal1"/>
        <w:ind w:left="432"/>
        <w:rPr>
          <w:sz w:val="22"/>
        </w:rPr>
      </w:pPr>
      <w:r w:rsidRPr="00A16864">
        <w:rPr>
          <w:sz w:val="22"/>
        </w:rPr>
        <w:t xml:space="preserve">El detalle del cálculo de la pérdida financiera no se muestra en ningún entorno (SIBIS). No entra en este proyecto </w:t>
      </w:r>
      <w:bookmarkStart w:id="253" w:name="_Hlk199339406"/>
      <w:r w:rsidRPr="00A16864">
        <w:rPr>
          <w:sz w:val="22"/>
        </w:rPr>
        <w:t xml:space="preserve">la consulta de la liquidación, ni </w:t>
      </w:r>
      <w:bookmarkEnd w:id="253"/>
      <w:r w:rsidRPr="00A16864">
        <w:rPr>
          <w:sz w:val="22"/>
        </w:rPr>
        <w:t>la corrección de incidencias sobre este cálculo.</w:t>
      </w:r>
    </w:p>
    <w:p w14:paraId="18E97699" w14:textId="77777777" w:rsidR="00A16864" w:rsidRPr="00A16864" w:rsidRDefault="00A16864" w:rsidP="009C7D65">
      <w:pPr>
        <w:pStyle w:val="Normal1"/>
        <w:ind w:left="432"/>
        <w:rPr>
          <w:sz w:val="22"/>
        </w:rPr>
      </w:pPr>
    </w:p>
    <w:p w14:paraId="4F778474" w14:textId="77777777" w:rsidR="00A16864" w:rsidRPr="00A16864" w:rsidRDefault="00A16864" w:rsidP="009C7D65">
      <w:pPr>
        <w:pStyle w:val="Normal1"/>
        <w:ind w:left="432"/>
        <w:rPr>
          <w:sz w:val="22"/>
        </w:rPr>
      </w:pPr>
      <w:r w:rsidRPr="00A16864">
        <w:rPr>
          <w:sz w:val="22"/>
        </w:rPr>
        <w:t>No se realizarán modificaciones sobre el cálculo de la pérdida financiera para las amortizaciones anticipadas anteriores a la entrada en vigor de la LCCI en vigor el 16 de junio de 2019. Para amortizaciones tan antiguas, el cálculo es diferente.</w:t>
      </w:r>
    </w:p>
    <w:p w14:paraId="37212ACF" w14:textId="77777777" w:rsidR="00A16864" w:rsidRPr="00A16864" w:rsidRDefault="00A16864" w:rsidP="00A16864">
      <w:pPr>
        <w:pStyle w:val="Normal1"/>
        <w:rPr>
          <w:sz w:val="22"/>
        </w:rPr>
      </w:pPr>
    </w:p>
    <w:p w14:paraId="0E742AC8" w14:textId="77777777" w:rsidR="00A16864" w:rsidRPr="00A16864" w:rsidRDefault="00A16864" w:rsidP="00A16864">
      <w:pPr>
        <w:pStyle w:val="Normal1"/>
        <w:rPr>
          <w:sz w:val="22"/>
        </w:rPr>
      </w:pPr>
    </w:p>
    <w:p w14:paraId="1999FD7F" w14:textId="77777777" w:rsidR="00A16864" w:rsidRPr="00A16864" w:rsidRDefault="00A16864" w:rsidP="000E1D4E">
      <w:pPr>
        <w:pStyle w:val="Heading1"/>
        <w:numPr>
          <w:ilvl w:val="0"/>
          <w:numId w:val="9"/>
        </w:numPr>
        <w:spacing w:line="240" w:lineRule="auto"/>
        <w:rPr>
          <w:rFonts w:ascii="Times New Roman" w:hAnsi="Times New Roman"/>
        </w:rPr>
      </w:pPr>
      <w:bookmarkStart w:id="254" w:name="_Toc215568705"/>
      <w:r w:rsidRPr="00A16864">
        <w:rPr>
          <w:rFonts w:ascii="Times New Roman" w:hAnsi="Times New Roman"/>
        </w:rPr>
        <w:t>Puntos Pendientes</w:t>
      </w:r>
      <w:bookmarkEnd w:id="254"/>
    </w:p>
    <w:p w14:paraId="439EA583" w14:textId="77777777" w:rsidR="00A16864" w:rsidRPr="00A16864" w:rsidRDefault="00A16864" w:rsidP="009C7D65">
      <w:pPr>
        <w:pStyle w:val="Normal1"/>
        <w:ind w:firstLine="432"/>
        <w:rPr>
          <w:sz w:val="22"/>
        </w:rPr>
      </w:pPr>
      <w:r w:rsidRPr="00A16864">
        <w:rPr>
          <w:sz w:val="22"/>
        </w:rPr>
        <w:t>Sin puntos pendientes.</w:t>
      </w:r>
    </w:p>
    <w:p w14:paraId="38406B28" w14:textId="77777777" w:rsidR="00A16864" w:rsidRPr="00A16864" w:rsidRDefault="00A16864" w:rsidP="00A16864">
      <w:pPr>
        <w:pStyle w:val="Normal1"/>
        <w:rPr>
          <w:sz w:val="22"/>
        </w:rPr>
      </w:pPr>
    </w:p>
    <w:p w14:paraId="1A5BABD5" w14:textId="77777777" w:rsidR="00A16864" w:rsidRPr="00A16864" w:rsidRDefault="00A16864" w:rsidP="00A16864">
      <w:pPr>
        <w:pStyle w:val="Normal1"/>
        <w:rPr>
          <w:sz w:val="22"/>
        </w:rPr>
      </w:pPr>
    </w:p>
    <w:p w14:paraId="49DBDD19" w14:textId="77777777" w:rsidR="00A16864" w:rsidRPr="00A16864" w:rsidRDefault="00A16864" w:rsidP="000E1D4E">
      <w:pPr>
        <w:pStyle w:val="Heading1"/>
        <w:numPr>
          <w:ilvl w:val="0"/>
          <w:numId w:val="9"/>
        </w:numPr>
        <w:spacing w:line="240" w:lineRule="auto"/>
        <w:rPr>
          <w:rFonts w:ascii="Times New Roman" w:hAnsi="Times New Roman"/>
        </w:rPr>
      </w:pPr>
      <w:bookmarkStart w:id="255" w:name="_Toc215568706"/>
      <w:r w:rsidRPr="00A16864">
        <w:rPr>
          <w:rFonts w:ascii="Times New Roman" w:hAnsi="Times New Roman"/>
        </w:rPr>
        <w:t>Anexos.</w:t>
      </w:r>
      <w:bookmarkEnd w:id="255"/>
    </w:p>
    <w:p w14:paraId="12BDF64E" w14:textId="77777777" w:rsidR="00A16864" w:rsidRPr="00A16864" w:rsidRDefault="00A16864" w:rsidP="009C7D65">
      <w:pPr>
        <w:pStyle w:val="Normal1"/>
        <w:ind w:left="360"/>
        <w:rPr>
          <w:sz w:val="22"/>
        </w:rPr>
      </w:pPr>
      <w:r w:rsidRPr="00A16864">
        <w:rPr>
          <w:sz w:val="22"/>
        </w:rPr>
        <w:t xml:space="preserve">Se adjuntas los documentos: </w:t>
      </w:r>
    </w:p>
    <w:p w14:paraId="1C9EC93B" w14:textId="77777777" w:rsidR="00A16864" w:rsidRPr="00A16864" w:rsidRDefault="00A16864" w:rsidP="365D2436">
      <w:pPr>
        <w:pStyle w:val="Normal1"/>
        <w:numPr>
          <w:ilvl w:val="0"/>
          <w:numId w:val="20"/>
        </w:numPr>
        <w:ind w:left="1080"/>
        <w:rPr>
          <w:sz w:val="22"/>
          <w:szCs w:val="22"/>
          <w:highlight w:val="yellow"/>
          <w:lang w:val="es-ES"/>
        </w:rPr>
      </w:pPr>
      <w:r w:rsidRPr="365D2436">
        <w:rPr>
          <w:sz w:val="22"/>
          <w:szCs w:val="22"/>
          <w:highlight w:val="yellow"/>
          <w:lang w:val="es-ES"/>
        </w:rPr>
        <w:t>“REQ_Detallados_Reembolso Anticipado v.22.docx”.</w:t>
      </w:r>
    </w:p>
    <w:p w14:paraId="129AAD6F" w14:textId="77777777" w:rsidR="00A16864" w:rsidRPr="00A16864" w:rsidRDefault="00A16864" w:rsidP="009C7D65">
      <w:pPr>
        <w:pStyle w:val="Normal1"/>
        <w:ind w:left="360"/>
        <w:rPr>
          <w:sz w:val="22"/>
        </w:rPr>
      </w:pPr>
      <w:r w:rsidRPr="00A16864">
        <w:rPr>
          <w:sz w:val="22"/>
        </w:rPr>
        <w:t>Tiene documentos insertados:</w:t>
      </w:r>
    </w:p>
    <w:p w14:paraId="52FC3C5C" w14:textId="77777777" w:rsidR="00A16864" w:rsidRPr="00A16864" w:rsidRDefault="00A16864" w:rsidP="009C7D65">
      <w:pPr>
        <w:pStyle w:val="Normal1"/>
        <w:ind w:left="360"/>
        <w:rPr>
          <w:sz w:val="22"/>
        </w:rPr>
      </w:pPr>
      <w:r w:rsidRPr="00A16864">
        <w:rPr>
          <w:sz w:val="22"/>
        </w:rPr>
        <w:t>“INFORMACIÓN SOLICITUD AMORTIZACIÓN ANTICIPADA – NUEVO DOCUMENTO”</w:t>
      </w:r>
    </w:p>
    <w:p w14:paraId="31A488BD" w14:textId="77777777" w:rsidR="00A16864" w:rsidRPr="00A16864" w:rsidRDefault="00A16864" w:rsidP="00A16864">
      <w:pPr>
        <w:pStyle w:val="Normal1"/>
        <w:rPr>
          <w:sz w:val="22"/>
        </w:rPr>
      </w:pPr>
    </w:p>
    <w:p w14:paraId="101E830B" w14:textId="77777777" w:rsidR="00A16864" w:rsidRPr="00A16864" w:rsidRDefault="00A16864" w:rsidP="00A16864">
      <w:pPr>
        <w:pStyle w:val="Normal1"/>
        <w:rPr>
          <w:sz w:val="22"/>
        </w:rPr>
      </w:pPr>
    </w:p>
    <w:p w14:paraId="7D96024D" w14:textId="77777777" w:rsidR="00A16864" w:rsidRPr="00A16864" w:rsidRDefault="00A16864" w:rsidP="00A16864">
      <w:pPr>
        <w:pStyle w:val="Normal1"/>
        <w:rPr>
          <w:sz w:val="22"/>
        </w:rPr>
      </w:pPr>
    </w:p>
    <w:p w14:paraId="7EE344D9" w14:textId="77777777" w:rsidR="00A16864" w:rsidRPr="00A16864" w:rsidRDefault="00A16864" w:rsidP="00A16864">
      <w:pPr>
        <w:pStyle w:val="Normal1"/>
        <w:rPr>
          <w:sz w:val="22"/>
        </w:rPr>
      </w:pPr>
    </w:p>
    <w:p w14:paraId="6FD522DA" w14:textId="50822BDF" w:rsidR="00A16864" w:rsidRPr="00A16864" w:rsidRDefault="00A16864" w:rsidP="4668F554">
      <w:pPr>
        <w:pStyle w:val="Normal1"/>
        <w:rPr>
          <w:sz w:val="22"/>
        </w:rPr>
      </w:pPr>
      <w:bookmarkStart w:id="256" w:name="_MON_1827642682"/>
      <w:bookmarkEnd w:id="256"/>
      <w:r>
        <w:t>￼</w:t>
      </w:r>
    </w:p>
    <w:p w14:paraId="5EA7064C" w14:textId="77777777" w:rsidR="00A16864" w:rsidRPr="00A16864" w:rsidRDefault="00A16864" w:rsidP="00A16864">
      <w:pPr>
        <w:pStyle w:val="Normal1"/>
        <w:rPr>
          <w:sz w:val="22"/>
        </w:rPr>
      </w:pPr>
    </w:p>
    <w:p w14:paraId="48A96A40" w14:textId="3F0AE411" w:rsidR="00A16864" w:rsidRPr="00A16864" w:rsidRDefault="00A16864" w:rsidP="4668F554">
      <w:pPr>
        <w:pStyle w:val="Normal1"/>
        <w:rPr>
          <w:sz w:val="22"/>
        </w:rPr>
      </w:pPr>
      <w:bookmarkStart w:id="257" w:name="_MON_1827323499"/>
      <w:bookmarkEnd w:id="257"/>
      <w:del w:id="258" w:author="CANTARERO DELGADO, JOSE" w:date="2025-12-19T09:48:00Z" w16du:dateUtc="2025-12-19T08:48:00Z">
        <w:r w:rsidDel="00A16864">
          <w:delText>￼</w:delText>
        </w:r>
      </w:del>
      <w:bookmarkStart w:id="259" w:name="_MON_1827642843"/>
      <w:bookmarkEnd w:id="259"/>
      <w:ins w:id="260" w:author="CANTARERO DELGADO, JOSE" w:date="2025-12-19T09:47:00Z" w16du:dateUtc="2025-12-19T08:47:00Z">
        <w:r>
          <w:t>￼</w:t>
        </w:r>
      </w:ins>
    </w:p>
    <w:p w14:paraId="265DEE85" w14:textId="77777777" w:rsidR="00A16864" w:rsidRPr="00A16864" w:rsidRDefault="00A16864" w:rsidP="00A16864">
      <w:pPr>
        <w:pStyle w:val="Normal1"/>
        <w:rPr>
          <w:sz w:val="22"/>
        </w:rPr>
      </w:pPr>
    </w:p>
    <w:p w14:paraId="7C9432EA" w14:textId="77777777" w:rsidR="00A16864" w:rsidRPr="00A16864" w:rsidRDefault="00A16864" w:rsidP="00A16864">
      <w:pPr>
        <w:pStyle w:val="Normal1"/>
        <w:rPr>
          <w:sz w:val="22"/>
        </w:rPr>
      </w:pPr>
    </w:p>
    <w:p w14:paraId="5C72299A" w14:textId="77777777" w:rsidR="00A16864" w:rsidRPr="00A16864" w:rsidRDefault="00A16864" w:rsidP="00A16864">
      <w:pPr>
        <w:pStyle w:val="Normal1"/>
        <w:rPr>
          <w:sz w:val="22"/>
        </w:rPr>
      </w:pPr>
    </w:p>
    <w:p w14:paraId="22B2D6AF" w14:textId="77777777" w:rsidR="00A16864" w:rsidRPr="00A16864" w:rsidRDefault="00A16864" w:rsidP="00A16864">
      <w:pPr>
        <w:pStyle w:val="Normal1"/>
        <w:rPr>
          <w:sz w:val="22"/>
        </w:rPr>
      </w:pPr>
    </w:p>
    <w:p w14:paraId="41E2B3F7" w14:textId="77777777" w:rsidR="00A16864" w:rsidRPr="00A16864" w:rsidRDefault="00A16864" w:rsidP="00A16864">
      <w:pPr>
        <w:pStyle w:val="Normal1"/>
        <w:rPr>
          <w:sz w:val="22"/>
        </w:rPr>
      </w:pPr>
    </w:p>
    <w:p w14:paraId="311EF402" w14:textId="77777777" w:rsidR="00A16864" w:rsidRPr="00A16864" w:rsidRDefault="00A16864" w:rsidP="00A16864">
      <w:pPr>
        <w:pStyle w:val="Normal1"/>
        <w:rPr>
          <w:sz w:val="22"/>
        </w:rPr>
      </w:pPr>
    </w:p>
    <w:p w14:paraId="0B83AC13" w14:textId="77777777" w:rsidR="00A16864" w:rsidRPr="00A16864" w:rsidRDefault="00A16864" w:rsidP="00A16864">
      <w:pPr>
        <w:pStyle w:val="Normal1"/>
        <w:rPr>
          <w:sz w:val="22"/>
        </w:rPr>
      </w:pPr>
    </w:p>
    <w:p w14:paraId="556D02FB" w14:textId="77777777" w:rsidR="00A16864" w:rsidRPr="00A16864" w:rsidRDefault="00A16864" w:rsidP="00A16864">
      <w:pPr>
        <w:pStyle w:val="Normal1"/>
        <w:rPr>
          <w:sz w:val="22"/>
        </w:rPr>
      </w:pPr>
    </w:p>
    <w:p w14:paraId="52184C39" w14:textId="77777777" w:rsidR="00A16864" w:rsidRPr="00A16864" w:rsidRDefault="00A16864" w:rsidP="00A16864">
      <w:pPr>
        <w:pStyle w:val="Normal1"/>
        <w:rPr>
          <w:sz w:val="22"/>
        </w:rPr>
      </w:pPr>
    </w:p>
    <w:p w14:paraId="0930F5E9" w14:textId="77777777" w:rsidR="00A16864" w:rsidRPr="00A16864" w:rsidRDefault="00A16864" w:rsidP="00A16864">
      <w:pPr>
        <w:pStyle w:val="Normal1"/>
        <w:rPr>
          <w:sz w:val="22"/>
        </w:rPr>
      </w:pPr>
    </w:p>
    <w:p w14:paraId="36569EE5" w14:textId="77777777" w:rsidR="00A16864" w:rsidRPr="00A16864" w:rsidRDefault="00A16864" w:rsidP="00A16864">
      <w:pPr>
        <w:pStyle w:val="Normal1"/>
        <w:rPr>
          <w:sz w:val="22"/>
        </w:rPr>
      </w:pPr>
    </w:p>
    <w:bookmarkEnd w:id="2"/>
    <w:bookmarkEnd w:id="3"/>
    <w:p w14:paraId="5268E79C" w14:textId="77777777" w:rsidR="008528DA" w:rsidRPr="00825606" w:rsidRDefault="008528DA" w:rsidP="004871BA">
      <w:pPr>
        <w:pStyle w:val="Normal1"/>
        <w:rPr>
          <w:sz w:val="22"/>
          <w:lang w:val="en-US"/>
        </w:rPr>
      </w:pPr>
    </w:p>
    <w:sectPr w:rsidR="008528DA" w:rsidRPr="00825606" w:rsidSect="00EE6AC1">
      <w:headerReference w:type="even" r:id="rId20"/>
      <w:headerReference w:type="default" r:id="rId21"/>
      <w:footerReference w:type="even" r:id="rId22"/>
      <w:footerReference w:type="default" r:id="rId23"/>
      <w:headerReference w:type="first" r:id="rId24"/>
      <w:footerReference w:type="first" r:id="rId25"/>
      <w:pgSz w:w="11907" w:h="16840" w:code="9"/>
      <w:pgMar w:top="1917" w:right="708" w:bottom="1560" w:left="567" w:header="709" w:footer="0" w:gutter="567"/>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2" w:author="CANTARERO DELGADO, JOSE" w:date="2025-11-25T13:07:00Z" w:initials="CDJ">
    <w:p w14:paraId="7B9F218A" w14:textId="77777777" w:rsidR="00A16864" w:rsidRDefault="00A16864" w:rsidP="00A16864">
      <w:pPr>
        <w:pStyle w:val="CommentText"/>
        <w:ind w:left="0"/>
        <w:jc w:val="left"/>
      </w:pPr>
      <w:r>
        <w:rPr>
          <w:rStyle w:val="CommentReference"/>
        </w:rPr>
        <w:annotationRef/>
      </w:r>
      <w:r>
        <w:t>No es la última versión. La última es la v22</w:t>
      </w:r>
    </w:p>
  </w:comment>
  <w:comment w:id="33" w:author="Martin Chico, M." w:date="2025-12-01T14:29:00Z" w:initials="MM">
    <w:p w14:paraId="22D69E99" w14:textId="77777777" w:rsidR="00A16864" w:rsidRDefault="00A16864" w:rsidP="00A16864">
      <w:pPr>
        <w:pStyle w:val="CommentText"/>
        <w:ind w:left="0"/>
        <w:jc w:val="left"/>
      </w:pPr>
      <w:r>
        <w:rPr>
          <w:rStyle w:val="CommentReference"/>
        </w:rPr>
        <w:annotationRef/>
      </w:r>
      <w:r>
        <w:t>Actualizado</w:t>
      </w:r>
    </w:p>
  </w:comment>
  <w:comment w:id="41" w:author="FONTANET ANTOLIN, SUSANA" w:date="2025-11-26T15:02:00Z" w:initials="SF">
    <w:p w14:paraId="1E8F29FA" w14:textId="77777777" w:rsidR="00A16864" w:rsidRDefault="00A16864" w:rsidP="00A16864">
      <w:pPr>
        <w:pStyle w:val="CommentText"/>
        <w:ind w:left="0"/>
        <w:jc w:val="left"/>
      </w:pPr>
      <w:r>
        <w:rPr>
          <w:rStyle w:val="CommentReference"/>
        </w:rPr>
        <w:annotationRef/>
      </w:r>
      <w:r>
        <w:rPr>
          <w:lang w:val="ca-ES"/>
        </w:rPr>
        <w:t>Todos estos desarrollos son para P4. Se ha revisado si habrá afectación en el envío de información a Canales en Legacy o se va a dividir? Hay que tener en cuenta que se solicita hacer el despliegue de forma progresiva</w:t>
      </w:r>
    </w:p>
  </w:comment>
  <w:comment w:id="42" w:author="Martin Chico, M." w:date="2025-12-01T14:32:00Z" w:initials="MM">
    <w:p w14:paraId="754A1FDA" w14:textId="77777777" w:rsidR="00A16864" w:rsidRDefault="00A16864" w:rsidP="00A16864">
      <w:pPr>
        <w:pStyle w:val="CommentText"/>
        <w:ind w:left="0"/>
        <w:jc w:val="left"/>
      </w:pPr>
      <w:r>
        <w:rPr>
          <w:rStyle w:val="CommentReference"/>
        </w:rPr>
        <w:annotationRef/>
      </w:r>
      <w:r>
        <w:t>Actualizado con el despliegue.</w:t>
      </w:r>
    </w:p>
  </w:comment>
  <w:comment w:id="43" w:author="FONTANET ANTOLIN, SUSANA" w:date="2025-11-26T15:00:00Z" w:initials="SF">
    <w:p w14:paraId="37B4EBB3" w14:textId="77777777" w:rsidR="00A16864" w:rsidRDefault="00A16864" w:rsidP="00A16864">
      <w:pPr>
        <w:pStyle w:val="CommentText"/>
        <w:ind w:left="0"/>
        <w:jc w:val="left"/>
      </w:pPr>
      <w:r>
        <w:rPr>
          <w:rStyle w:val="CommentReference"/>
        </w:rPr>
        <w:annotationRef/>
      </w:r>
      <w:r>
        <w:rPr>
          <w:lang w:val="ca-ES"/>
        </w:rPr>
        <w:t>No se tiene que mandar ninguna información a Canales sobre el destino del préstamo particular/empresarial LCCI/no, para que sepa que mensaje debe mostrar si es el caso?</w:t>
      </w:r>
    </w:p>
  </w:comment>
  <w:comment w:id="44" w:author="Martin Chico, M." w:date="2025-12-01T14:33:00Z" w:initials="MM">
    <w:p w14:paraId="32C31575" w14:textId="77777777" w:rsidR="00A16864" w:rsidRDefault="00A16864" w:rsidP="00A16864">
      <w:pPr>
        <w:pStyle w:val="CommentText"/>
        <w:ind w:left="0"/>
        <w:jc w:val="left"/>
      </w:pPr>
      <w:r>
        <w:rPr>
          <w:rStyle w:val="CommentReference"/>
        </w:rPr>
        <w:annotationRef/>
      </w:r>
      <w:r>
        <w:t>Mencionado en Procesos a Modificar</w:t>
      </w:r>
    </w:p>
  </w:comment>
  <w:comment w:id="45" w:author="Martin Chico, M." w:date="2025-12-12T08:56:00Z" w:initials="MM">
    <w:p w14:paraId="0C97B97D" w14:textId="77777777" w:rsidR="00645E86" w:rsidRDefault="00814C5B" w:rsidP="00645E86">
      <w:pPr>
        <w:pStyle w:val="CommentText"/>
        <w:ind w:left="0"/>
        <w:jc w:val="left"/>
      </w:pPr>
      <w:r>
        <w:rPr>
          <w:rStyle w:val="CommentReference"/>
        </w:rPr>
        <w:annotationRef/>
      </w:r>
      <w:r w:rsidR="00645E86">
        <w:t>Eliminamos la mención a Legacy</w:t>
      </w:r>
    </w:p>
  </w:comment>
  <w:comment w:id="56" w:author="Martin Chico, M." w:date="2025-12-12T08:59:00Z" w:initials="MM">
    <w:p w14:paraId="3C5BF28F" w14:textId="62487A8B" w:rsidR="00645E86" w:rsidRDefault="001739D8" w:rsidP="00645E86">
      <w:pPr>
        <w:pStyle w:val="CommentText"/>
        <w:ind w:left="0"/>
        <w:jc w:val="left"/>
      </w:pPr>
      <w:r>
        <w:rPr>
          <w:rStyle w:val="CommentReference"/>
        </w:rPr>
        <w:annotationRef/>
      </w:r>
      <w:r w:rsidR="00645E86">
        <w:t>Eliminamos la mención a P4</w:t>
      </w:r>
    </w:p>
  </w:comment>
  <w:comment w:id="109" w:author="FONTANET ANTOLIN, SUSANA" w:date="2025-11-27T09:14:00Z" w:initials="FAS">
    <w:p w14:paraId="4E9603D3" w14:textId="118474BB" w:rsidR="00A16864" w:rsidRDefault="00A16864" w:rsidP="00A16864">
      <w:pPr>
        <w:pStyle w:val="CommentText"/>
        <w:ind w:left="0"/>
        <w:jc w:val="left"/>
      </w:pPr>
      <w:r>
        <w:rPr>
          <w:rStyle w:val="CommentReference"/>
        </w:rPr>
        <w:annotationRef/>
      </w:r>
      <w:r>
        <w:rPr>
          <w:lang w:val="ca-ES"/>
        </w:rPr>
        <w:t>Hay que añadir las modificaciones en el texto del correo que se indica en requerimientos y revisar si hay afectación en la modificación respecto al circuito Legacy o P4</w:t>
      </w:r>
    </w:p>
  </w:comment>
  <w:comment w:id="110" w:author="Martin Chico, M." w:date="2025-12-01T14:52:00Z" w:initials="MM">
    <w:p w14:paraId="6C1D8ED1" w14:textId="77777777" w:rsidR="00A16864" w:rsidRDefault="00A16864" w:rsidP="00A16864">
      <w:pPr>
        <w:pStyle w:val="CommentText"/>
        <w:ind w:left="0"/>
        <w:jc w:val="left"/>
      </w:pPr>
      <w:r>
        <w:rPr>
          <w:rStyle w:val="CommentReference"/>
        </w:rPr>
        <w:annotationRef/>
      </w:r>
      <w:r>
        <w:rPr>
          <w:highlight w:val="yellow"/>
          <w:lang w:val="es-ES_tradnl"/>
        </w:rPr>
        <w:t>En el funcional de canales se indicarán todos los mensajes a enviar, con las modificaciones que se especifican en los requerimientos.</w:t>
      </w:r>
    </w:p>
  </w:comment>
  <w:comment w:id="111" w:author="FONTANET ANTOLIN, SUSANA" w:date="2025-12-05T14:38:00Z" w:initials="FAS">
    <w:p w14:paraId="790D8391" w14:textId="77777777" w:rsidR="00E54F20" w:rsidRDefault="00E54F20" w:rsidP="00E54F20">
      <w:pPr>
        <w:pStyle w:val="CommentText"/>
        <w:ind w:left="0"/>
        <w:jc w:val="left"/>
      </w:pPr>
      <w:r>
        <w:rPr>
          <w:rStyle w:val="CommentReference"/>
        </w:rPr>
        <w:annotationRef/>
      </w:r>
      <w:r>
        <w:rPr>
          <w:lang w:val="ca-ES"/>
        </w:rPr>
        <w:t>Revisamos en ese funcional</w:t>
      </w:r>
    </w:p>
  </w:comment>
  <w:comment w:id="112" w:author="CANTARERO DELGADO, JOSE" w:date="2025-12-16T13:31:00Z" w:initials="CDJ">
    <w:p w14:paraId="225C84B8" w14:textId="77777777" w:rsidR="00440C25" w:rsidRDefault="00AA088A" w:rsidP="00440C25">
      <w:pPr>
        <w:pStyle w:val="CommentText"/>
        <w:ind w:left="0"/>
        <w:jc w:val="left"/>
      </w:pPr>
      <w:r>
        <w:rPr>
          <w:rStyle w:val="CommentReference"/>
        </w:rPr>
        <w:annotationRef/>
      </w:r>
      <w:r w:rsidR="00440C25">
        <w:t>En la última sesión se consensuó con IT que se añadirían en el DF las modificaciones en el texto del correo que se indicaban en el requerimiento. Se incluyen dichas modificaciones.</w:t>
      </w:r>
    </w:p>
  </w:comment>
  <w:comment w:id="152" w:author="FONTANET ANTOLIN, SUSANA" w:date="2025-11-27T09:09:00Z" w:initials="FAS">
    <w:p w14:paraId="44FCC79C" w14:textId="792DE11D" w:rsidR="00A16864" w:rsidRDefault="00A16864" w:rsidP="00A16864">
      <w:pPr>
        <w:pStyle w:val="CommentText"/>
        <w:ind w:left="0"/>
        <w:jc w:val="left"/>
      </w:pPr>
      <w:r>
        <w:rPr>
          <w:rStyle w:val="CommentReference"/>
        </w:rPr>
        <w:annotationRef/>
      </w:r>
      <w:r>
        <w:rPr>
          <w:lang w:val="ca-ES"/>
        </w:rPr>
        <w:t>Revisar afectación en la generación del documento para préstamos destino empresarial que continúan en circuito Legacy. Se está solicitando que se genere el mismo documento que ahora y no genere firma. Debe quedar reflejado en funcional cómo se va a discriminar</w:t>
      </w:r>
    </w:p>
  </w:comment>
  <w:comment w:id="153" w:author="Martin Chico, M." w:date="2025-12-01T16:19:00Z" w:initials="MM">
    <w:p w14:paraId="308283DD" w14:textId="77777777" w:rsidR="00A16864" w:rsidRDefault="00A16864" w:rsidP="00A16864">
      <w:pPr>
        <w:pStyle w:val="CommentText"/>
        <w:ind w:left="0"/>
        <w:jc w:val="left"/>
      </w:pPr>
      <w:r>
        <w:rPr>
          <w:rStyle w:val="CommentReference"/>
        </w:rPr>
        <w:annotationRef/>
      </w:r>
      <w:r>
        <w:t>Esto deberá estar recogido en el funcional de firma</w:t>
      </w:r>
    </w:p>
  </w:comment>
  <w:comment w:id="154" w:author="FONTANET ANTOLIN, SUSANA" w:date="2025-12-11T09:56:00Z" w:initials="FAS">
    <w:p w14:paraId="264AB9C8" w14:textId="77777777" w:rsidR="001753E8" w:rsidRDefault="001753E8" w:rsidP="001753E8">
      <w:pPr>
        <w:pStyle w:val="CommentText"/>
        <w:ind w:left="0"/>
        <w:jc w:val="left"/>
      </w:pPr>
      <w:r>
        <w:rPr>
          <w:rStyle w:val="CommentReference"/>
        </w:rPr>
        <w:annotationRef/>
      </w:r>
      <w:r>
        <w:rPr>
          <w:lang w:val="ca-ES"/>
        </w:rPr>
        <w:t>No, nos referimos a que el documento que genera préstamos para canales cuando sea BSO/BSM empresas, debe seguir siendo el mismo que ahora, mientras que el documento que genere para préstamos en P4, deberá ser el nuevo documento con caso de firma</w:t>
      </w:r>
    </w:p>
  </w:comment>
  <w:comment w:id="155" w:author="CANTARERO DELGADO, JOSE" w:date="2025-12-16T14:08:00Z" w:initials="CDJ">
    <w:p w14:paraId="50AB91F7" w14:textId="77777777" w:rsidR="00F92CC6" w:rsidRDefault="00F92CC6" w:rsidP="00F92CC6">
      <w:pPr>
        <w:pStyle w:val="CommentText"/>
        <w:ind w:left="0"/>
        <w:jc w:val="left"/>
      </w:pPr>
      <w:r>
        <w:rPr>
          <w:rStyle w:val="CommentReference"/>
        </w:rPr>
        <w:annotationRef/>
      </w:r>
      <w:r>
        <w:t>Con lo que incluyeron el punto 2 Objetivo, marcado en amarillo creo que este tema ya estaría cubierto</w:t>
      </w:r>
    </w:p>
  </w:comment>
  <w:comment w:id="170" w:author="CANTARERO DELGADO, JOSE" w:date="2025-11-25T14:03:00Z" w:initials="CDJ">
    <w:p w14:paraId="1A09871C" w14:textId="7FF09BFC" w:rsidR="00A16864" w:rsidRDefault="00A16864" w:rsidP="00A16864">
      <w:pPr>
        <w:pStyle w:val="CommentText"/>
        <w:ind w:left="0"/>
        <w:jc w:val="left"/>
      </w:pPr>
      <w:r>
        <w:rPr>
          <w:rStyle w:val="CommentReference"/>
        </w:rPr>
        <w:annotationRef/>
      </w:r>
      <w:r>
        <w:t>Se debe mencionar que solo para préstamos/hipotecas particulares, para crear el caso de firma digital desde la GD66 deberá cumplir con los requisitos establecidos por firma y además se deberá tener en cuenta el tipo de firma de la DV</w:t>
      </w:r>
    </w:p>
  </w:comment>
  <w:comment w:id="171" w:author="Martin Chico, M." w:date="2025-12-01T16:21:00Z" w:initials="MM">
    <w:p w14:paraId="7A90FE22" w14:textId="77777777" w:rsidR="00A16864" w:rsidRDefault="00A16864" w:rsidP="00A16864">
      <w:pPr>
        <w:pStyle w:val="CommentText"/>
        <w:ind w:left="0"/>
        <w:jc w:val="left"/>
      </w:pPr>
      <w:r>
        <w:rPr>
          <w:rStyle w:val="CommentReference"/>
        </w:rPr>
        <w:annotationRef/>
      </w:r>
      <w:r>
        <w:t>La validación de capacidades digitales ya está controlada desde GD66</w:t>
      </w:r>
    </w:p>
  </w:comment>
  <w:comment w:id="184" w:author="CANTARERO DELGADO, JOSE" w:date="2025-11-25T14:06:00Z" w:initials="CDJ">
    <w:p w14:paraId="27724AB3" w14:textId="77777777" w:rsidR="00A16864" w:rsidRDefault="00A16864" w:rsidP="00A16864">
      <w:pPr>
        <w:pStyle w:val="CommentText"/>
        <w:ind w:left="0"/>
        <w:jc w:val="left"/>
      </w:pPr>
      <w:r>
        <w:rPr>
          <w:rStyle w:val="CommentReference"/>
        </w:rPr>
        <w:annotationRef/>
      </w:r>
      <w:r>
        <w:t>O con firma digital desde la GD66</w:t>
      </w:r>
    </w:p>
  </w:comment>
  <w:comment w:id="185" w:author="Martin Chico, M." w:date="2025-12-12T09:03:00Z" w:initials="MM">
    <w:p w14:paraId="700382CA" w14:textId="77777777" w:rsidR="00EF1D2E" w:rsidRDefault="00EF1D2E" w:rsidP="00EF1D2E">
      <w:pPr>
        <w:pStyle w:val="CommentText"/>
        <w:ind w:left="0"/>
        <w:jc w:val="left"/>
      </w:pPr>
      <w:r>
        <w:rPr>
          <w:rStyle w:val="CommentReference"/>
        </w:rPr>
        <w:annotationRef/>
      </w:r>
      <w:r>
        <w:t>añadido</w:t>
      </w:r>
    </w:p>
  </w:comment>
  <w:comment w:id="187" w:author="CANTARERO DELGADO, JOSE" w:date="2025-11-25T14:15:00Z" w:initials="CDJ">
    <w:p w14:paraId="66A881AD" w14:textId="01D21434" w:rsidR="00A16864" w:rsidRDefault="00A16864" w:rsidP="00A16864">
      <w:pPr>
        <w:pStyle w:val="CommentText"/>
        <w:ind w:left="0"/>
        <w:jc w:val="left"/>
      </w:pPr>
      <w:r>
        <w:rPr>
          <w:rStyle w:val="CommentReference"/>
        </w:rPr>
        <w:annotationRef/>
      </w:r>
      <w:r>
        <w:t>Cajetín de firmas junto con el Nombre y NIF que se informan al lado del mismo</w:t>
      </w:r>
    </w:p>
    <w:p w14:paraId="6983C314" w14:textId="0FCE6FF8" w:rsidR="00A16864" w:rsidRDefault="00A16864" w:rsidP="00A16864">
      <w:pPr>
        <w:pStyle w:val="CommentText"/>
        <w:ind w:left="0"/>
        <w:jc w:val="left"/>
      </w:pPr>
      <w:r>
        <w:t>La frase que viene a continuación: Por favor, firme dentro del cuadro para facilitar el registro de la firma tampoco se debe informar.</w:t>
      </w:r>
      <w:r>
        <w:br/>
      </w:r>
      <w:r>
        <w:br/>
      </w:r>
      <w:r>
        <w:rPr>
          <w:noProof/>
        </w:rPr>
        <w:drawing>
          <wp:inline distT="0" distB="0" distL="0" distR="0" wp14:anchorId="341A9A53" wp14:editId="27EED0D6">
            <wp:extent cx="6391275" cy="3192780"/>
            <wp:effectExtent l="0" t="0" r="9525" b="7620"/>
            <wp:docPr id="64585845" name="Imagen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91275" cy="3192780"/>
                    </a:xfrm>
                    <a:prstGeom prst="rect">
                      <a:avLst/>
                    </a:prstGeom>
                    <a:noFill/>
                    <a:ln>
                      <a:noFill/>
                    </a:ln>
                  </pic:spPr>
                </pic:pic>
              </a:graphicData>
            </a:graphic>
          </wp:inline>
        </w:drawing>
      </w:r>
    </w:p>
  </w:comment>
  <w:comment w:id="188" w:author="Martin Chico, M." w:date="2025-12-01T17:17:00Z" w:initials="MM">
    <w:p w14:paraId="7EDFD26B" w14:textId="77777777" w:rsidR="00A16864" w:rsidRDefault="00A16864" w:rsidP="00A16864">
      <w:pPr>
        <w:pStyle w:val="CommentText"/>
        <w:ind w:left="0"/>
        <w:jc w:val="left"/>
      </w:pPr>
      <w:r>
        <w:rPr>
          <w:rStyle w:val="CommentReference"/>
        </w:rPr>
        <w:annotationRef/>
      </w:r>
      <w:r>
        <w:t>Actualizado</w:t>
      </w:r>
    </w:p>
  </w:comment>
  <w:comment w:id="236" w:author="Martin Chico, M." w:date="2025-12-12T09:34:00Z" w:initials="MM">
    <w:p w14:paraId="670CE81F" w14:textId="77777777" w:rsidR="00B2127F" w:rsidRDefault="00B2127F" w:rsidP="00B2127F">
      <w:pPr>
        <w:pStyle w:val="CommentText"/>
        <w:ind w:left="0"/>
        <w:jc w:val="left"/>
      </w:pPr>
      <w:r>
        <w:rPr>
          <w:rStyle w:val="CommentReference"/>
        </w:rPr>
        <w:annotationRef/>
      </w:r>
      <w:r>
        <w:t>Eliminamos mención a P4 y Legacy</w:t>
      </w:r>
    </w:p>
  </w:comment>
  <w:comment w:id="240" w:author="Martin Chico, M." w:date="2025-12-12T09:30:00Z" w:initials="MM">
    <w:p w14:paraId="5ECB3564" w14:textId="6AAD9E3F" w:rsidR="00645E86" w:rsidRDefault="00FF6E2F" w:rsidP="00645E86">
      <w:pPr>
        <w:pStyle w:val="CommentText"/>
        <w:ind w:left="0"/>
        <w:jc w:val="left"/>
      </w:pPr>
      <w:r>
        <w:rPr>
          <w:rStyle w:val="CommentReference"/>
        </w:rPr>
        <w:annotationRef/>
      </w:r>
      <w:r w:rsidR="00645E86">
        <w:t>Eliminamos la mención a Legacy</w:t>
      </w:r>
    </w:p>
  </w:comment>
  <w:comment w:id="247" w:author="FONTANET ANTOLIN, SUSANA" w:date="2025-12-05T14:46:00Z" w:initials="FAS">
    <w:p w14:paraId="59DB5DC2" w14:textId="55FDF30D" w:rsidR="00A263BF" w:rsidRDefault="00A263BF" w:rsidP="00A263BF">
      <w:pPr>
        <w:pStyle w:val="CommentText"/>
        <w:ind w:left="0"/>
        <w:jc w:val="left"/>
      </w:pPr>
      <w:r>
        <w:rPr>
          <w:rStyle w:val="CommentReference"/>
        </w:rPr>
        <w:annotationRef/>
      </w:r>
      <w:r>
        <w:rPr>
          <w:lang w:val="ca-ES"/>
        </w:rPr>
        <w:t>Se debe indicar que este bloqueo se hará también en P4 a petición del usuario</w:t>
      </w:r>
    </w:p>
  </w:comment>
  <w:comment w:id="248" w:author="Martin Chico, M." w:date="2025-12-12T09:33:00Z" w:initials="MM">
    <w:p w14:paraId="33C5AC99" w14:textId="77777777" w:rsidR="00CE0E31" w:rsidRDefault="00CE0E31" w:rsidP="00CE0E31">
      <w:pPr>
        <w:pStyle w:val="CommentText"/>
        <w:ind w:left="0"/>
        <w:jc w:val="left"/>
      </w:pPr>
      <w:r>
        <w:rPr>
          <w:rStyle w:val="CommentReference"/>
        </w:rPr>
        <w:annotationRef/>
      </w:r>
      <w:r>
        <w:t>Se hará para cualquier flujo. No especificamos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9F218A" w15:done="0"/>
  <w15:commentEx w15:paraId="22D69E99" w15:paraIdParent="7B9F218A" w15:done="0"/>
  <w15:commentEx w15:paraId="1E8F29FA" w15:done="0"/>
  <w15:commentEx w15:paraId="754A1FDA" w15:paraIdParent="1E8F29FA" w15:done="0"/>
  <w15:commentEx w15:paraId="37B4EBB3" w15:done="0"/>
  <w15:commentEx w15:paraId="32C31575" w15:paraIdParent="37B4EBB3" w15:done="0"/>
  <w15:commentEx w15:paraId="0C97B97D" w15:done="0"/>
  <w15:commentEx w15:paraId="3C5BF28F" w15:done="0"/>
  <w15:commentEx w15:paraId="4E9603D3" w15:done="0"/>
  <w15:commentEx w15:paraId="6C1D8ED1" w15:paraIdParent="4E9603D3" w15:done="0"/>
  <w15:commentEx w15:paraId="790D8391" w15:paraIdParent="4E9603D3" w15:done="0"/>
  <w15:commentEx w15:paraId="225C84B8" w15:paraIdParent="4E9603D3" w15:done="0"/>
  <w15:commentEx w15:paraId="44FCC79C" w15:done="0"/>
  <w15:commentEx w15:paraId="308283DD" w15:paraIdParent="44FCC79C" w15:done="0"/>
  <w15:commentEx w15:paraId="264AB9C8" w15:paraIdParent="44FCC79C" w15:done="0"/>
  <w15:commentEx w15:paraId="50AB91F7" w15:paraIdParent="44FCC79C" w15:done="0"/>
  <w15:commentEx w15:paraId="1A09871C" w15:done="0"/>
  <w15:commentEx w15:paraId="7A90FE22" w15:paraIdParent="1A09871C" w15:done="0"/>
  <w15:commentEx w15:paraId="27724AB3" w15:done="0"/>
  <w15:commentEx w15:paraId="700382CA" w15:paraIdParent="27724AB3" w15:done="0"/>
  <w15:commentEx w15:paraId="6983C314" w15:done="0"/>
  <w15:commentEx w15:paraId="7EDFD26B" w15:paraIdParent="6983C314" w15:done="0"/>
  <w15:commentEx w15:paraId="670CE81F" w15:done="0"/>
  <w15:commentEx w15:paraId="5ECB3564" w15:done="0"/>
  <w15:commentEx w15:paraId="59DB5DC2" w15:done="0"/>
  <w15:commentEx w15:paraId="33C5AC99" w15:paraIdParent="59DB5D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93C1DD" w16cex:dateUtc="2025-12-02T10:36:00Z"/>
  <w16cex:commentExtensible w16cex:durableId="3EC7DF46" w16cex:dateUtc="2025-12-02T10:36:00Z"/>
  <w16cex:commentExtensible w16cex:durableId="544B40FA" w16cex:dateUtc="2025-12-02T10:36:00Z"/>
  <w16cex:commentExtensible w16cex:durableId="2A8980AA" w16cex:dateUtc="2025-12-02T10:36:00Z"/>
  <w16cex:commentExtensible w16cex:durableId="1EA7FA7A" w16cex:dateUtc="2025-12-02T10:36:00Z"/>
  <w16cex:commentExtensible w16cex:durableId="715E68F9" w16cex:dateUtc="2025-12-02T10:36:00Z"/>
  <w16cex:commentExtensible w16cex:durableId="4F4006A0" w16cex:dateUtc="2025-12-12T07:56:00Z"/>
  <w16cex:commentExtensible w16cex:durableId="3087EDB2" w16cex:dateUtc="2025-12-12T07:59:00Z"/>
  <w16cex:commentExtensible w16cex:durableId="6B023BCB" w16cex:dateUtc="2025-12-02T10:36:00Z"/>
  <w16cex:commentExtensible w16cex:durableId="495D00AF" w16cex:dateUtc="2025-12-02T10:36:00Z"/>
  <w16cex:commentExtensible w16cex:durableId="2CD86BBB" w16cex:dateUtc="2025-12-05T13:38:00Z"/>
  <w16cex:commentExtensible w16cex:durableId="39F5F7CD" w16cex:dateUtc="2025-12-16T12:31:00Z"/>
  <w16cex:commentExtensible w16cex:durableId="0AB13639" w16cex:dateUtc="2025-12-02T10:36:00Z"/>
  <w16cex:commentExtensible w16cex:durableId="115A1C63" w16cex:dateUtc="2025-12-02T10:36:00Z"/>
  <w16cex:commentExtensible w16cex:durableId="30D1CA0C" w16cex:dateUtc="2025-12-11T08:56:00Z"/>
  <w16cex:commentExtensible w16cex:durableId="694B0374" w16cex:dateUtc="2025-12-16T13:08:00Z"/>
  <w16cex:commentExtensible w16cex:durableId="3648CFA7" w16cex:dateUtc="2025-12-02T10:36:00Z"/>
  <w16cex:commentExtensible w16cex:durableId="2EE75754" w16cex:dateUtc="2025-12-02T10:36:00Z"/>
  <w16cex:commentExtensible w16cex:durableId="05CCD29F" w16cex:dateUtc="2025-12-02T10:36:00Z"/>
  <w16cex:commentExtensible w16cex:durableId="6AD37CBC" w16cex:dateUtc="2025-12-12T08:03:00Z"/>
  <w16cex:commentExtensible w16cex:durableId="7414C42F" w16cex:dateUtc="2025-12-02T10:36:00Z"/>
  <w16cex:commentExtensible w16cex:durableId="16D26478" w16cex:dateUtc="2025-12-02T10:36:00Z"/>
  <w16cex:commentExtensible w16cex:durableId="63E2B41C" w16cex:dateUtc="2025-12-12T08:34:00Z"/>
  <w16cex:commentExtensible w16cex:durableId="26BAF360" w16cex:dateUtc="2025-12-12T08:30:00Z"/>
  <w16cex:commentExtensible w16cex:durableId="041711F6" w16cex:dateUtc="2025-12-05T13:46:00Z"/>
  <w16cex:commentExtensible w16cex:durableId="42E4657B" w16cex:dateUtc="2025-12-12T08: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9F218A" w16cid:durableId="5693C1DD"/>
  <w16cid:commentId w16cid:paraId="22D69E99" w16cid:durableId="3EC7DF46"/>
  <w16cid:commentId w16cid:paraId="1E8F29FA" w16cid:durableId="544B40FA"/>
  <w16cid:commentId w16cid:paraId="754A1FDA" w16cid:durableId="2A8980AA"/>
  <w16cid:commentId w16cid:paraId="37B4EBB3" w16cid:durableId="1EA7FA7A"/>
  <w16cid:commentId w16cid:paraId="32C31575" w16cid:durableId="715E68F9"/>
  <w16cid:commentId w16cid:paraId="0C97B97D" w16cid:durableId="4F4006A0"/>
  <w16cid:commentId w16cid:paraId="3C5BF28F" w16cid:durableId="3087EDB2"/>
  <w16cid:commentId w16cid:paraId="4E9603D3" w16cid:durableId="6B023BCB"/>
  <w16cid:commentId w16cid:paraId="6C1D8ED1" w16cid:durableId="495D00AF"/>
  <w16cid:commentId w16cid:paraId="790D8391" w16cid:durableId="2CD86BBB"/>
  <w16cid:commentId w16cid:paraId="225C84B8" w16cid:durableId="39F5F7CD"/>
  <w16cid:commentId w16cid:paraId="44FCC79C" w16cid:durableId="0AB13639"/>
  <w16cid:commentId w16cid:paraId="308283DD" w16cid:durableId="115A1C63"/>
  <w16cid:commentId w16cid:paraId="264AB9C8" w16cid:durableId="30D1CA0C"/>
  <w16cid:commentId w16cid:paraId="50AB91F7" w16cid:durableId="694B0374"/>
  <w16cid:commentId w16cid:paraId="1A09871C" w16cid:durableId="3648CFA7"/>
  <w16cid:commentId w16cid:paraId="7A90FE22" w16cid:durableId="2EE75754"/>
  <w16cid:commentId w16cid:paraId="27724AB3" w16cid:durableId="05CCD29F"/>
  <w16cid:commentId w16cid:paraId="700382CA" w16cid:durableId="6AD37CBC"/>
  <w16cid:commentId w16cid:paraId="6983C314" w16cid:durableId="7414C42F"/>
  <w16cid:commentId w16cid:paraId="7EDFD26B" w16cid:durableId="16D26478"/>
  <w16cid:commentId w16cid:paraId="670CE81F" w16cid:durableId="63E2B41C"/>
  <w16cid:commentId w16cid:paraId="5ECB3564" w16cid:durableId="26BAF360"/>
  <w16cid:commentId w16cid:paraId="59DB5DC2" w16cid:durableId="041711F6"/>
  <w16cid:commentId w16cid:paraId="33C5AC99" w16cid:durableId="42E465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F96CC" w14:textId="77777777" w:rsidR="00817C3A" w:rsidRDefault="00817C3A">
      <w:pPr>
        <w:spacing w:line="240" w:lineRule="auto"/>
      </w:pPr>
      <w:r>
        <w:separator/>
      </w:r>
    </w:p>
  </w:endnote>
  <w:endnote w:type="continuationSeparator" w:id="0">
    <w:p w14:paraId="0EC4CF4F" w14:textId="77777777" w:rsidR="00817C3A" w:rsidRDefault="00817C3A">
      <w:pPr>
        <w:spacing w:line="240" w:lineRule="auto"/>
      </w:pPr>
      <w:r>
        <w:continuationSeparator/>
      </w:r>
    </w:p>
  </w:endnote>
  <w:endnote w:type="continuationNotice" w:id="1">
    <w:p w14:paraId="6D51DED6" w14:textId="77777777" w:rsidR="00817C3A" w:rsidRDefault="00817C3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altName w:val="Cambria"/>
    <w:charset w:val="00"/>
    <w:family w:val="roman"/>
    <w:pitch w:val="variable"/>
    <w:sig w:usb0="00000287" w:usb1="00000000" w:usb2="00000000" w:usb3="00000000" w:csb0="0000009F" w:csb1="00000000"/>
  </w:font>
  <w:font w:name="Arial Narrow">
    <w:altName w:val="Arial"/>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Humnst777 Lt BT">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Franklin Gothic Book">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1" w:type="dxa"/>
        <w:right w:w="71" w:type="dxa"/>
      </w:tblCellMar>
      <w:tblLook w:val="0000" w:firstRow="0" w:lastRow="0" w:firstColumn="0" w:lastColumn="0" w:noHBand="0" w:noVBand="0"/>
    </w:tblPr>
    <w:tblGrid>
      <w:gridCol w:w="1489"/>
      <w:gridCol w:w="7229"/>
      <w:gridCol w:w="1488"/>
    </w:tblGrid>
    <w:tr w:rsidR="0043591A" w14:paraId="6AAADB43" w14:textId="77777777">
      <w:trPr>
        <w:cantSplit/>
      </w:trPr>
      <w:tc>
        <w:tcPr>
          <w:tcW w:w="1489" w:type="dxa"/>
        </w:tcPr>
        <w:p w14:paraId="6AAADB40" w14:textId="450815C0" w:rsidR="0043591A" w:rsidRDefault="0043591A">
          <w:pPr>
            <w:pStyle w:val="TEXTPIE"/>
          </w:pPr>
          <w:r>
            <w:fldChar w:fldCharType="begin"/>
          </w:r>
          <w:r>
            <w:instrText xml:space="preserve"> DATE \@ "dd/MM/yy" </w:instrText>
          </w:r>
          <w:r>
            <w:fldChar w:fldCharType="separate"/>
          </w:r>
          <w:ins w:id="271" w:author="Escolar Palacios, Angel" w:date="2026-04-22T15:57:00Z" w16du:dateUtc="2026-04-22T13:57:00Z">
            <w:r w:rsidR="00D54F7F">
              <w:rPr>
                <w:noProof/>
              </w:rPr>
              <w:t>22/04/26</w:t>
            </w:r>
          </w:ins>
          <w:ins w:id="272" w:author="Diez Hebrero, Santiago" w:date="2026-04-16T10:53:00Z" w16du:dateUtc="2026-04-16T08:53:00Z">
            <w:del w:id="273" w:author="Escolar Palacios, Angel" w:date="2026-04-22T15:56:00Z" w16du:dateUtc="2026-04-22T13:56:00Z">
              <w:r w:rsidR="00A953F5" w:rsidDel="00D54F7F">
                <w:rPr>
                  <w:noProof/>
                </w:rPr>
                <w:delText>16/04/26</w:delText>
              </w:r>
            </w:del>
          </w:ins>
          <w:ins w:id="274" w:author="Martin Chico, M." w:date="2025-12-22T08:02:00Z" w16du:dateUtc="2025-12-22T07:02:00Z">
            <w:del w:id="275" w:author="Escolar Palacios, Angel" w:date="2026-04-22T15:56:00Z" w16du:dateUtc="2026-04-22T13:56:00Z">
              <w:r w:rsidR="009E746D" w:rsidDel="00D54F7F">
                <w:rPr>
                  <w:noProof/>
                </w:rPr>
                <w:delText>22/12/25</w:delText>
              </w:r>
            </w:del>
          </w:ins>
          <w:ins w:id="276" w:author="CANTARERO DELGADO, JOSE" w:date="2025-12-19T08:17:00Z" w16du:dateUtc="2025-12-19T07:17:00Z">
            <w:del w:id="277" w:author="Escolar Palacios, Angel" w:date="2026-04-22T15:56:00Z" w16du:dateUtc="2026-04-22T13:56:00Z">
              <w:r w:rsidR="003A5CB9" w:rsidDel="00D54F7F">
                <w:rPr>
                  <w:noProof/>
                </w:rPr>
                <w:delText>19/12/25</w:delText>
              </w:r>
            </w:del>
          </w:ins>
          <w:ins w:id="278" w:author="CANTARERO DELGADO, JOSE" w:date="2025-12-18T17:38:00Z" w16du:dateUtc="2025-12-18T16:38:00Z">
            <w:del w:id="279" w:author="Escolar Palacios, Angel" w:date="2026-04-22T15:56:00Z" w16du:dateUtc="2026-04-22T13:56:00Z">
              <w:r w:rsidR="00A8592F" w:rsidDel="00D54F7F">
                <w:rPr>
                  <w:noProof/>
                </w:rPr>
                <w:delText>18/12/25</w:delText>
              </w:r>
            </w:del>
          </w:ins>
          <w:del w:id="280" w:author="Escolar Palacios, Angel" w:date="2026-04-22T15:56:00Z" w16du:dateUtc="2026-04-22T13:56:00Z">
            <w:r w:rsidR="006E4CB8" w:rsidDel="00D54F7F">
              <w:rPr>
                <w:noProof/>
              </w:rPr>
              <w:delText>11/12/25</w:delText>
            </w:r>
          </w:del>
          <w:r>
            <w:fldChar w:fldCharType="end"/>
          </w:r>
        </w:p>
      </w:tc>
      <w:tc>
        <w:tcPr>
          <w:tcW w:w="7229" w:type="dxa"/>
        </w:tcPr>
        <w:p w14:paraId="6AAADB41" w14:textId="77777777" w:rsidR="0043591A" w:rsidRDefault="0043591A">
          <w:pPr>
            <w:pStyle w:val="TEXTPIE"/>
            <w:jc w:val="right"/>
          </w:pPr>
        </w:p>
      </w:tc>
      <w:tc>
        <w:tcPr>
          <w:tcW w:w="1488" w:type="dxa"/>
        </w:tcPr>
        <w:p w14:paraId="6AAADB42" w14:textId="77777777" w:rsidR="0043591A" w:rsidRDefault="0043591A">
          <w:pPr>
            <w:pStyle w:val="TEXTPIE"/>
            <w:jc w:val="right"/>
          </w:pPr>
          <w:r>
            <w:rPr>
              <w:sz w:val="20"/>
            </w:rPr>
            <w:t>Página:</w:t>
          </w:r>
          <w:r>
            <w:rPr>
              <w:b/>
              <w:sz w:val="20"/>
            </w:rPr>
            <w:t xml:space="preserve">  </w:t>
          </w:r>
          <w:r>
            <w:rPr>
              <w:b/>
              <w:sz w:val="20"/>
            </w:rPr>
            <w:fldChar w:fldCharType="begin"/>
          </w:r>
          <w:r>
            <w:rPr>
              <w:b/>
              <w:sz w:val="20"/>
            </w:rPr>
            <w:instrText xml:space="preserve">\PAGE </w:instrText>
          </w:r>
          <w:r>
            <w:rPr>
              <w:b/>
              <w:sz w:val="20"/>
            </w:rPr>
            <w:fldChar w:fldCharType="separate"/>
          </w:r>
          <w:r>
            <w:rPr>
              <w:b/>
              <w:noProof/>
              <w:sz w:val="20"/>
            </w:rPr>
            <w:t>2</w:t>
          </w:r>
          <w:r>
            <w:rPr>
              <w:b/>
              <w:sz w:val="20"/>
            </w:rPr>
            <w:fldChar w:fldCharType="end"/>
          </w:r>
        </w:p>
      </w:tc>
    </w:tr>
  </w:tbl>
  <w:p w14:paraId="6AAADB44" w14:textId="77777777" w:rsidR="0043591A" w:rsidRDefault="0043591A">
    <w:pPr>
      <w:pStyle w:val="TEXTPI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ADB45" w14:textId="77777777" w:rsidR="0043591A" w:rsidRDefault="0043591A"/>
  <w:tbl>
    <w:tblPr>
      <w:tblW w:w="5000" w:type="pct"/>
      <w:jc w:val="center"/>
      <w:tblBorders>
        <w:insideH w:val="single" w:sz="4" w:space="0" w:color="auto"/>
      </w:tblBorders>
      <w:shd w:val="clear" w:color="auto" w:fill="E36114"/>
      <w:tblLook w:val="01E0" w:firstRow="1" w:lastRow="1" w:firstColumn="1" w:lastColumn="1" w:noHBand="0" w:noVBand="0"/>
    </w:tblPr>
    <w:tblGrid>
      <w:gridCol w:w="2905"/>
      <w:gridCol w:w="4064"/>
      <w:gridCol w:w="3096"/>
    </w:tblGrid>
    <w:tr w:rsidR="0043591A" w:rsidRPr="00B8446D" w14:paraId="6AAADB49" w14:textId="77777777" w:rsidTr="00DC0918">
      <w:trPr>
        <w:trHeight w:hRule="exact" w:val="113"/>
        <w:jc w:val="center"/>
      </w:trPr>
      <w:tc>
        <w:tcPr>
          <w:tcW w:w="1443" w:type="pct"/>
          <w:tcBorders>
            <w:top w:val="nil"/>
            <w:bottom w:val="nil"/>
          </w:tcBorders>
          <w:shd w:val="clear" w:color="auto" w:fill="062340"/>
          <w:tcMar>
            <w:left w:w="0" w:type="dxa"/>
          </w:tcMar>
          <w:vAlign w:val="bottom"/>
        </w:tcPr>
        <w:p w14:paraId="6AAADB46" w14:textId="77777777" w:rsidR="0043591A" w:rsidRPr="007E355A" w:rsidRDefault="0043591A" w:rsidP="00DC0918">
          <w:pPr>
            <w:pStyle w:val="FooterLeft"/>
          </w:pPr>
        </w:p>
      </w:tc>
      <w:tc>
        <w:tcPr>
          <w:tcW w:w="2019" w:type="pct"/>
          <w:tcBorders>
            <w:top w:val="nil"/>
            <w:bottom w:val="nil"/>
          </w:tcBorders>
          <w:shd w:val="clear" w:color="auto" w:fill="062340"/>
          <w:vAlign w:val="bottom"/>
        </w:tcPr>
        <w:p w14:paraId="6AAADB47" w14:textId="77777777" w:rsidR="0043591A" w:rsidRPr="00621B36" w:rsidRDefault="0043591A" w:rsidP="00DC0918">
          <w:pPr>
            <w:pStyle w:val="Footer"/>
            <w:jc w:val="center"/>
            <w:rPr>
              <w:rStyle w:val="PageNumber"/>
            </w:rPr>
          </w:pPr>
        </w:p>
      </w:tc>
      <w:tc>
        <w:tcPr>
          <w:tcW w:w="1538" w:type="pct"/>
          <w:tcBorders>
            <w:top w:val="nil"/>
            <w:bottom w:val="nil"/>
          </w:tcBorders>
          <w:shd w:val="clear" w:color="auto" w:fill="062340"/>
          <w:tcMar>
            <w:left w:w="0" w:type="dxa"/>
            <w:right w:w="0" w:type="dxa"/>
          </w:tcMar>
          <w:vAlign w:val="bottom"/>
        </w:tcPr>
        <w:p w14:paraId="6AAADB48" w14:textId="77777777" w:rsidR="0043591A" w:rsidRPr="00EB2B13" w:rsidRDefault="0043591A" w:rsidP="00DC0918">
          <w:pPr>
            <w:pStyle w:val="Footer"/>
          </w:pPr>
        </w:p>
      </w:tc>
    </w:tr>
    <w:tr w:rsidR="0043591A" w14:paraId="6AAADB4E" w14:textId="77777777" w:rsidTr="00DC0918">
      <w:trPr>
        <w:trHeight w:val="720"/>
        <w:jc w:val="center"/>
      </w:trPr>
      <w:tc>
        <w:tcPr>
          <w:tcW w:w="1443" w:type="pct"/>
          <w:tcBorders>
            <w:top w:val="nil"/>
            <w:bottom w:val="nil"/>
          </w:tcBorders>
          <w:tcMar>
            <w:left w:w="0" w:type="dxa"/>
          </w:tcMar>
          <w:vAlign w:val="center"/>
        </w:tcPr>
        <w:p w14:paraId="6AAADB4A" w14:textId="7413C18B" w:rsidR="0043591A" w:rsidRDefault="0043591A" w:rsidP="00DC0918">
          <w:pPr>
            <w:pStyle w:val="FooterLeft"/>
            <w:jc w:val="center"/>
          </w:pPr>
          <w:r>
            <w:t>Copyright © 20</w:t>
          </w:r>
          <w:r w:rsidR="009C1052">
            <w:t>2</w:t>
          </w:r>
          <w:r w:rsidR="00F4609F">
            <w:t>5</w:t>
          </w:r>
          <w:r>
            <w:t xml:space="preserve">, </w:t>
          </w:r>
        </w:p>
        <w:p w14:paraId="6AAADB4B" w14:textId="77777777" w:rsidR="0043591A" w:rsidRPr="005E11B5" w:rsidRDefault="0043591A" w:rsidP="00DC0918">
          <w:pPr>
            <w:pStyle w:val="FooterLeft"/>
            <w:jc w:val="center"/>
          </w:pPr>
          <w:r>
            <w:t>banc sabadell</w:t>
          </w:r>
        </w:p>
      </w:tc>
      <w:tc>
        <w:tcPr>
          <w:tcW w:w="2019" w:type="pct"/>
          <w:tcBorders>
            <w:top w:val="nil"/>
            <w:bottom w:val="nil"/>
          </w:tcBorders>
          <w:vAlign w:val="center"/>
        </w:tcPr>
        <w:p w14:paraId="6AAADB4C" w14:textId="2CF537AF" w:rsidR="0043591A" w:rsidRPr="00621B36" w:rsidRDefault="00F4609F" w:rsidP="00DC0918">
          <w:pPr>
            <w:pStyle w:val="Footer"/>
            <w:ind w:left="0"/>
            <w:jc w:val="center"/>
          </w:pPr>
          <w:r>
            <w:rPr>
              <w:noProof/>
              <w:sz w:val="22"/>
              <w:szCs w:val="22"/>
            </w:rPr>
            <w:drawing>
              <wp:inline distT="0" distB="0" distL="0" distR="0" wp14:anchorId="56660678" wp14:editId="231317E4">
                <wp:extent cx="696071" cy="322217"/>
                <wp:effectExtent l="0" t="0" r="8890" b="1905"/>
                <wp:docPr id="2512472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1164" cy="329204"/>
                        </a:xfrm>
                        <a:prstGeom prst="rect">
                          <a:avLst/>
                        </a:prstGeom>
                        <a:noFill/>
                      </pic:spPr>
                    </pic:pic>
                  </a:graphicData>
                </a:graphic>
              </wp:inline>
            </w:drawing>
          </w:r>
        </w:p>
      </w:tc>
      <w:tc>
        <w:tcPr>
          <w:tcW w:w="1538" w:type="pct"/>
          <w:tcBorders>
            <w:top w:val="nil"/>
            <w:bottom w:val="nil"/>
          </w:tcBorders>
          <w:tcMar>
            <w:left w:w="0" w:type="dxa"/>
            <w:right w:w="0" w:type="dxa"/>
          </w:tcMar>
          <w:vAlign w:val="center"/>
        </w:tcPr>
        <w:p w14:paraId="6AAADB4D" w14:textId="638905DE" w:rsidR="0043591A" w:rsidRPr="00B8446D" w:rsidRDefault="0043591A" w:rsidP="003A6358">
          <w:pPr>
            <w:pStyle w:val="Footer"/>
            <w:ind w:left="0"/>
            <w:jc w:val="center"/>
            <w:rPr>
              <w:rFonts w:cs="Arial"/>
              <w:sz w:val="18"/>
              <w:szCs w:val="18"/>
            </w:rPr>
          </w:pPr>
          <w:r w:rsidRPr="00B8446D">
            <w:rPr>
              <w:rFonts w:cs="Arial"/>
              <w:sz w:val="18"/>
              <w:szCs w:val="18"/>
            </w:rPr>
            <w:t>DISEÑO FUNCIONAL DEL PROYECTO</w:t>
          </w:r>
        </w:p>
      </w:tc>
    </w:tr>
  </w:tbl>
  <w:p w14:paraId="6AAADB4F" w14:textId="77777777" w:rsidR="0043591A" w:rsidRDefault="0043591A" w:rsidP="00DC0918">
    <w:pPr>
      <w:pStyle w:val="Footer"/>
    </w:pPr>
  </w:p>
  <w:p w14:paraId="6AAADB50" w14:textId="77777777" w:rsidR="0043591A" w:rsidRPr="00181975" w:rsidRDefault="0043591A" w:rsidP="00DC09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1" w:type="dxa"/>
        <w:right w:w="71" w:type="dxa"/>
      </w:tblCellMar>
      <w:tblLook w:val="0000" w:firstRow="0" w:lastRow="0" w:firstColumn="0" w:lastColumn="0" w:noHBand="0" w:noVBand="0"/>
    </w:tblPr>
    <w:tblGrid>
      <w:gridCol w:w="1489"/>
      <w:gridCol w:w="7229"/>
      <w:gridCol w:w="1488"/>
    </w:tblGrid>
    <w:tr w:rsidR="0043591A" w14:paraId="6AAADB55" w14:textId="77777777">
      <w:trPr>
        <w:cantSplit/>
      </w:trPr>
      <w:tc>
        <w:tcPr>
          <w:tcW w:w="1489" w:type="dxa"/>
        </w:tcPr>
        <w:p w14:paraId="6AAADB52" w14:textId="0F825A9C" w:rsidR="0043591A" w:rsidRDefault="0043591A">
          <w:pPr>
            <w:pStyle w:val="TEXTPIE"/>
          </w:pPr>
          <w:r>
            <w:fldChar w:fldCharType="begin"/>
          </w:r>
          <w:r>
            <w:instrText xml:space="preserve"> DATE \@ "dd/MM/yy" </w:instrText>
          </w:r>
          <w:r>
            <w:fldChar w:fldCharType="separate"/>
          </w:r>
          <w:ins w:id="281" w:author="Escolar Palacios, Angel" w:date="2026-04-22T15:57:00Z" w16du:dateUtc="2026-04-22T13:57:00Z">
            <w:r w:rsidR="00D54F7F">
              <w:rPr>
                <w:noProof/>
              </w:rPr>
              <w:t>22/04/26</w:t>
            </w:r>
          </w:ins>
          <w:ins w:id="282" w:author="Diez Hebrero, Santiago" w:date="2026-04-16T10:53:00Z" w16du:dateUtc="2026-04-16T08:53:00Z">
            <w:del w:id="283" w:author="Escolar Palacios, Angel" w:date="2026-04-22T15:56:00Z" w16du:dateUtc="2026-04-22T13:56:00Z">
              <w:r w:rsidR="00A953F5" w:rsidDel="00D54F7F">
                <w:rPr>
                  <w:noProof/>
                </w:rPr>
                <w:delText>16/04/26</w:delText>
              </w:r>
            </w:del>
          </w:ins>
          <w:ins w:id="284" w:author="Martin Chico, M." w:date="2025-12-22T08:02:00Z" w16du:dateUtc="2025-12-22T07:02:00Z">
            <w:del w:id="285" w:author="Escolar Palacios, Angel" w:date="2026-04-22T15:56:00Z" w16du:dateUtc="2026-04-22T13:56:00Z">
              <w:r w:rsidR="009E746D" w:rsidDel="00D54F7F">
                <w:rPr>
                  <w:noProof/>
                </w:rPr>
                <w:delText>22/12/25</w:delText>
              </w:r>
            </w:del>
          </w:ins>
          <w:ins w:id="286" w:author="CANTARERO DELGADO, JOSE" w:date="2025-12-19T08:17:00Z" w16du:dateUtc="2025-12-19T07:17:00Z">
            <w:del w:id="287" w:author="Escolar Palacios, Angel" w:date="2026-04-22T15:56:00Z" w16du:dateUtc="2026-04-22T13:56:00Z">
              <w:r w:rsidR="003A5CB9" w:rsidDel="00D54F7F">
                <w:rPr>
                  <w:noProof/>
                </w:rPr>
                <w:delText>19/12/25</w:delText>
              </w:r>
            </w:del>
          </w:ins>
          <w:ins w:id="288" w:author="CANTARERO DELGADO, JOSE" w:date="2025-12-18T17:38:00Z" w16du:dateUtc="2025-12-18T16:38:00Z">
            <w:del w:id="289" w:author="Escolar Palacios, Angel" w:date="2026-04-22T15:56:00Z" w16du:dateUtc="2026-04-22T13:56:00Z">
              <w:r w:rsidR="00A8592F" w:rsidDel="00D54F7F">
                <w:rPr>
                  <w:noProof/>
                </w:rPr>
                <w:delText>18/12/25</w:delText>
              </w:r>
            </w:del>
          </w:ins>
          <w:del w:id="290" w:author="Escolar Palacios, Angel" w:date="2026-04-22T15:56:00Z" w16du:dateUtc="2026-04-22T13:56:00Z">
            <w:r w:rsidR="006E4CB8" w:rsidDel="00D54F7F">
              <w:rPr>
                <w:noProof/>
              </w:rPr>
              <w:delText>11/12/25</w:delText>
            </w:r>
          </w:del>
          <w:r>
            <w:fldChar w:fldCharType="end"/>
          </w:r>
        </w:p>
      </w:tc>
      <w:tc>
        <w:tcPr>
          <w:tcW w:w="7229" w:type="dxa"/>
        </w:tcPr>
        <w:p w14:paraId="6AAADB53" w14:textId="77777777" w:rsidR="0043591A" w:rsidRDefault="0043591A">
          <w:pPr>
            <w:pStyle w:val="TEXTPIE"/>
            <w:jc w:val="right"/>
          </w:pPr>
        </w:p>
      </w:tc>
      <w:tc>
        <w:tcPr>
          <w:tcW w:w="1488" w:type="dxa"/>
        </w:tcPr>
        <w:p w14:paraId="6AAADB54" w14:textId="77777777" w:rsidR="0043591A" w:rsidRDefault="0043591A">
          <w:pPr>
            <w:pStyle w:val="TEXTPIE"/>
            <w:jc w:val="right"/>
          </w:pPr>
          <w:r>
            <w:rPr>
              <w:sz w:val="20"/>
            </w:rPr>
            <w:t>Página:</w:t>
          </w:r>
          <w:r>
            <w:rPr>
              <w:b/>
              <w:sz w:val="20"/>
            </w:rPr>
            <w:t xml:space="preserve">  </w:t>
          </w:r>
          <w:r>
            <w:rPr>
              <w:b/>
              <w:sz w:val="20"/>
            </w:rPr>
            <w:fldChar w:fldCharType="begin"/>
          </w:r>
          <w:r>
            <w:rPr>
              <w:b/>
              <w:sz w:val="20"/>
            </w:rPr>
            <w:instrText xml:space="preserve">\PAGE </w:instrText>
          </w:r>
          <w:r>
            <w:rPr>
              <w:b/>
              <w:sz w:val="20"/>
            </w:rPr>
            <w:fldChar w:fldCharType="separate"/>
          </w:r>
          <w:r>
            <w:rPr>
              <w:b/>
              <w:noProof/>
              <w:sz w:val="20"/>
            </w:rPr>
            <w:t>1</w:t>
          </w:r>
          <w:r>
            <w:rPr>
              <w:b/>
              <w:sz w:val="20"/>
            </w:rPr>
            <w:fldChar w:fldCharType="end"/>
          </w:r>
        </w:p>
      </w:tc>
    </w:tr>
  </w:tbl>
  <w:p w14:paraId="6AAADB56" w14:textId="77777777" w:rsidR="0043591A" w:rsidRDefault="0043591A">
    <w:pPr>
      <w:pStyle w:val="TEXTPIE"/>
    </w:pPr>
  </w:p>
  <w:p w14:paraId="6AAADB57" w14:textId="77777777" w:rsidR="0043591A" w:rsidRDefault="0043591A">
    <w:pPr>
      <w:pStyle w:val="TEXTPI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1E2ED" w14:textId="77777777" w:rsidR="00817C3A" w:rsidRDefault="00817C3A">
      <w:pPr>
        <w:spacing w:line="240" w:lineRule="auto"/>
      </w:pPr>
      <w:r>
        <w:separator/>
      </w:r>
    </w:p>
  </w:footnote>
  <w:footnote w:type="continuationSeparator" w:id="0">
    <w:p w14:paraId="70754EA6" w14:textId="77777777" w:rsidR="00817C3A" w:rsidRDefault="00817C3A">
      <w:pPr>
        <w:spacing w:line="240" w:lineRule="auto"/>
      </w:pPr>
      <w:r>
        <w:continuationSeparator/>
      </w:r>
    </w:p>
  </w:footnote>
  <w:footnote w:type="continuationNotice" w:id="1">
    <w:p w14:paraId="2F5190DF" w14:textId="77777777" w:rsidR="00817C3A" w:rsidRDefault="00817C3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ADB37" w14:textId="77777777" w:rsidR="0043591A" w:rsidRDefault="0043591A">
    <w:pPr>
      <w:pStyle w:val="Header"/>
      <w:tabs>
        <w:tab w:val="clear" w:pos="4252"/>
        <w:tab w:val="clear" w:pos="8504"/>
        <w:tab w:val="left" w:pos="851"/>
        <w:tab w:val="right" w:pos="9639"/>
      </w:tabs>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1204"/>
      <w:gridCol w:w="7371"/>
      <w:gridCol w:w="1560"/>
    </w:tblGrid>
    <w:tr w:rsidR="0043591A" w14:paraId="6AAADB3B" w14:textId="77777777">
      <w:trPr>
        <w:cantSplit/>
        <w:trHeight w:val="699"/>
      </w:trPr>
      <w:tc>
        <w:tcPr>
          <w:tcW w:w="1204" w:type="dxa"/>
        </w:tcPr>
        <w:p w14:paraId="6AAADB38" w14:textId="77777777" w:rsidR="0043591A" w:rsidRDefault="0043591A">
          <w:pPr>
            <w:pStyle w:val="Header"/>
            <w:tabs>
              <w:tab w:val="clear" w:pos="4252"/>
              <w:tab w:val="clear" w:pos="8504"/>
            </w:tabs>
            <w:spacing w:before="180" w:line="240" w:lineRule="auto"/>
            <w:ind w:left="0" w:right="0"/>
            <w:jc w:val="center"/>
            <w:rPr>
              <w:rFonts w:ascii="Book Antiqua" w:hAnsi="Book Antiqua"/>
              <w:sz w:val="32"/>
            </w:rPr>
          </w:pPr>
          <w:r>
            <w:rPr>
              <w:noProof/>
              <w:lang w:val="es-ES" w:eastAsia="es-ES"/>
            </w:rPr>
            <w:drawing>
              <wp:inline distT="0" distB="0" distL="0" distR="0" wp14:anchorId="6AAADB58" wp14:editId="6AAADB59">
                <wp:extent cx="466090" cy="37084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090" cy="370840"/>
                        </a:xfrm>
                        <a:prstGeom prst="rect">
                          <a:avLst/>
                        </a:prstGeom>
                        <a:noFill/>
                        <a:ln>
                          <a:noFill/>
                        </a:ln>
                      </pic:spPr>
                    </pic:pic>
                  </a:graphicData>
                </a:graphic>
              </wp:inline>
            </w:drawing>
          </w:r>
        </w:p>
      </w:tc>
      <w:tc>
        <w:tcPr>
          <w:tcW w:w="7371" w:type="dxa"/>
          <w:vAlign w:val="center"/>
        </w:tcPr>
        <w:p w14:paraId="6AAADB39" w14:textId="41D8EDAC" w:rsidR="0043591A" w:rsidRPr="00622800" w:rsidRDefault="000F78D0" w:rsidP="00A432F0">
          <w:pPr>
            <w:autoSpaceDE w:val="0"/>
            <w:autoSpaceDN w:val="0"/>
            <w:ind w:left="0"/>
            <w:jc w:val="center"/>
            <w:rPr>
              <w:rFonts w:eastAsiaTheme="minorEastAsia" w:cs="Arial"/>
              <w:noProof/>
              <w:sz w:val="18"/>
              <w:szCs w:val="18"/>
              <w:lang w:val="en-US" w:eastAsia="es-ES"/>
            </w:rPr>
          </w:pPr>
          <w:r>
            <w:rPr>
              <w:rFonts w:ascii="Verdana" w:hAnsi="Verdana"/>
              <w:sz w:val="28"/>
              <w:lang w:val="en-US"/>
            </w:rPr>
            <w:t>Activo</w:t>
          </w:r>
        </w:p>
      </w:tc>
      <w:tc>
        <w:tcPr>
          <w:tcW w:w="1560" w:type="dxa"/>
          <w:vAlign w:val="center"/>
        </w:tcPr>
        <w:p w14:paraId="2AE7BB32" w14:textId="77777777" w:rsidR="00F1606B" w:rsidRDefault="00F1606B" w:rsidP="00F1606B">
          <w:pPr>
            <w:pStyle w:val="Header"/>
            <w:tabs>
              <w:tab w:val="left" w:pos="720"/>
            </w:tabs>
            <w:spacing w:before="60" w:line="240" w:lineRule="auto"/>
            <w:ind w:left="0" w:right="0"/>
            <w:rPr>
              <w:rFonts w:ascii="Book Antiqua" w:hAnsi="Book Antiqua"/>
              <w:sz w:val="18"/>
            </w:rPr>
          </w:pPr>
          <w:r>
            <w:rPr>
              <w:rFonts w:ascii="Book Antiqua" w:hAnsi="Book Antiqua"/>
              <w:sz w:val="18"/>
            </w:rPr>
            <w:t xml:space="preserve">Página:  </w:t>
          </w:r>
          <w:r>
            <w:rPr>
              <w:rStyle w:val="PageNumber"/>
              <w:rFonts w:ascii="Book Antiqua" w:hAnsi="Book Antiqua"/>
              <w:sz w:val="18"/>
            </w:rPr>
            <w:fldChar w:fldCharType="begin"/>
          </w:r>
          <w:r>
            <w:rPr>
              <w:rStyle w:val="PageNumber"/>
              <w:rFonts w:ascii="Book Antiqua" w:hAnsi="Book Antiqua"/>
              <w:sz w:val="18"/>
            </w:rPr>
            <w:instrText xml:space="preserve"> PAGE </w:instrText>
          </w:r>
          <w:r>
            <w:rPr>
              <w:rStyle w:val="PageNumber"/>
              <w:rFonts w:ascii="Book Antiqua" w:hAnsi="Book Antiqua"/>
              <w:sz w:val="18"/>
            </w:rPr>
            <w:fldChar w:fldCharType="separate"/>
          </w:r>
          <w:r>
            <w:rPr>
              <w:rStyle w:val="PageNumber"/>
              <w:rFonts w:ascii="Book Antiqua" w:hAnsi="Book Antiqua"/>
              <w:noProof/>
              <w:sz w:val="18"/>
            </w:rPr>
            <w:t>6</w:t>
          </w:r>
          <w:r>
            <w:rPr>
              <w:rStyle w:val="PageNumber"/>
              <w:rFonts w:ascii="Book Antiqua" w:hAnsi="Book Antiqua"/>
              <w:sz w:val="18"/>
            </w:rPr>
            <w:fldChar w:fldCharType="end"/>
          </w:r>
          <w:r>
            <w:rPr>
              <w:rStyle w:val="PageNumber"/>
              <w:rFonts w:ascii="Book Antiqua" w:hAnsi="Book Antiqua"/>
              <w:sz w:val="18"/>
            </w:rPr>
            <w:t xml:space="preserve"> de  </w:t>
          </w:r>
          <w:r>
            <w:rPr>
              <w:rStyle w:val="PageNumber"/>
              <w:rFonts w:ascii="Book Antiqua" w:hAnsi="Book Antiqua"/>
              <w:sz w:val="18"/>
            </w:rPr>
            <w:fldChar w:fldCharType="begin"/>
          </w:r>
          <w:r>
            <w:rPr>
              <w:rStyle w:val="PageNumber"/>
              <w:rFonts w:ascii="Book Antiqua" w:hAnsi="Book Antiqua"/>
              <w:sz w:val="18"/>
            </w:rPr>
            <w:instrText xml:space="preserve"> NUMPAGES </w:instrText>
          </w:r>
          <w:r>
            <w:rPr>
              <w:rStyle w:val="PageNumber"/>
              <w:rFonts w:ascii="Book Antiqua" w:hAnsi="Book Antiqua"/>
              <w:sz w:val="18"/>
            </w:rPr>
            <w:fldChar w:fldCharType="separate"/>
          </w:r>
          <w:r>
            <w:rPr>
              <w:rStyle w:val="PageNumber"/>
              <w:rFonts w:ascii="Book Antiqua" w:hAnsi="Book Antiqua"/>
              <w:noProof/>
              <w:sz w:val="18"/>
            </w:rPr>
            <w:t>6</w:t>
          </w:r>
          <w:r>
            <w:rPr>
              <w:rStyle w:val="PageNumber"/>
              <w:rFonts w:ascii="Book Antiqua" w:hAnsi="Book Antiqua"/>
              <w:sz w:val="18"/>
            </w:rPr>
            <w:fldChar w:fldCharType="end"/>
          </w:r>
        </w:p>
        <w:p w14:paraId="6AAADB3A" w14:textId="4B459D34" w:rsidR="0043591A" w:rsidRDefault="0043591A">
          <w:pPr>
            <w:pStyle w:val="Header"/>
            <w:tabs>
              <w:tab w:val="clear" w:pos="4252"/>
              <w:tab w:val="clear" w:pos="8504"/>
            </w:tabs>
            <w:spacing w:before="60" w:line="240" w:lineRule="auto"/>
            <w:ind w:left="0" w:right="0"/>
            <w:rPr>
              <w:rFonts w:ascii="Book Antiqua" w:hAnsi="Book Antiqua"/>
              <w:sz w:val="18"/>
            </w:rPr>
          </w:pPr>
          <w:r>
            <w:rPr>
              <w:rStyle w:val="PageNumber"/>
              <w:rFonts w:ascii="Book Antiqua" w:hAnsi="Book Antiqua"/>
              <w:sz w:val="18"/>
            </w:rPr>
            <w:t xml:space="preserve">  </w:t>
          </w:r>
        </w:p>
      </w:tc>
    </w:tr>
    <w:tr w:rsidR="0043591A" w14:paraId="6AAADB3E" w14:textId="77777777">
      <w:trPr>
        <w:cantSplit/>
      </w:trPr>
      <w:tc>
        <w:tcPr>
          <w:tcW w:w="8575" w:type="dxa"/>
          <w:gridSpan w:val="2"/>
        </w:tcPr>
        <w:p w14:paraId="6AAADB3C" w14:textId="496BA2EA" w:rsidR="0043591A" w:rsidRPr="00632341" w:rsidRDefault="00A628E0" w:rsidP="003C1058">
          <w:pPr>
            <w:pStyle w:val="Header"/>
            <w:tabs>
              <w:tab w:val="clear" w:pos="4252"/>
              <w:tab w:val="clear" w:pos="8504"/>
              <w:tab w:val="center" w:pos="4217"/>
              <w:tab w:val="left" w:pos="5808"/>
            </w:tabs>
            <w:spacing w:before="120" w:after="120" w:line="240" w:lineRule="auto"/>
            <w:ind w:left="0" w:right="0"/>
            <w:jc w:val="center"/>
            <w:rPr>
              <w:rFonts w:ascii="Verdana" w:hAnsi="Verdana"/>
              <w:lang w:val="es-ES"/>
            </w:rPr>
          </w:pPr>
          <w:r w:rsidRPr="00A628E0">
            <w:rPr>
              <w:rFonts w:ascii="Verdana" w:hAnsi="Verdana"/>
              <w:sz w:val="28"/>
              <w:szCs w:val="28"/>
            </w:rPr>
            <w:t xml:space="preserve">Reembolso </w:t>
          </w:r>
          <w:r w:rsidR="000F46AF">
            <w:rPr>
              <w:rFonts w:ascii="Verdana" w:hAnsi="Verdana"/>
              <w:sz w:val="28"/>
              <w:szCs w:val="28"/>
            </w:rPr>
            <w:t>A</w:t>
          </w:r>
          <w:r w:rsidRPr="00A628E0">
            <w:rPr>
              <w:rFonts w:ascii="Verdana" w:hAnsi="Verdana"/>
              <w:sz w:val="28"/>
              <w:szCs w:val="28"/>
            </w:rPr>
            <w:t>nticipado BSO/BSM</w:t>
          </w:r>
        </w:p>
      </w:tc>
      <w:tc>
        <w:tcPr>
          <w:tcW w:w="1560" w:type="dxa"/>
          <w:vAlign w:val="center"/>
        </w:tcPr>
        <w:p w14:paraId="6AAADB3D" w14:textId="657F52C2" w:rsidR="0043591A" w:rsidRDefault="0043591A">
          <w:pPr>
            <w:pStyle w:val="Header"/>
            <w:tabs>
              <w:tab w:val="clear" w:pos="4252"/>
              <w:tab w:val="clear" w:pos="8504"/>
            </w:tabs>
            <w:spacing w:before="120" w:after="120" w:line="240" w:lineRule="auto"/>
            <w:ind w:left="0" w:right="0"/>
            <w:rPr>
              <w:rFonts w:ascii="Book Antiqua" w:hAnsi="Book Antiqua"/>
              <w:b/>
            </w:rPr>
          </w:pPr>
          <w:r>
            <w:rPr>
              <w:rFonts w:ascii="Book Antiqua" w:hAnsi="Book Antiqua"/>
              <w:sz w:val="18"/>
            </w:rPr>
            <w:t xml:space="preserve">Fecha: </w:t>
          </w:r>
          <w:r>
            <w:rPr>
              <w:rFonts w:ascii="Book Antiqua" w:hAnsi="Book Antiqua"/>
              <w:sz w:val="18"/>
            </w:rPr>
            <w:fldChar w:fldCharType="begin"/>
          </w:r>
          <w:r>
            <w:rPr>
              <w:rFonts w:ascii="Book Antiqua" w:hAnsi="Book Antiqua"/>
              <w:sz w:val="18"/>
            </w:rPr>
            <w:instrText xml:space="preserve"> DATE \@ "dd/MM/yy" </w:instrText>
          </w:r>
          <w:r>
            <w:rPr>
              <w:rFonts w:ascii="Book Antiqua" w:hAnsi="Book Antiqua"/>
              <w:sz w:val="18"/>
            </w:rPr>
            <w:fldChar w:fldCharType="separate"/>
          </w:r>
          <w:ins w:id="261" w:author="Escolar Palacios, Angel" w:date="2026-04-22T15:57:00Z" w16du:dateUtc="2026-04-22T13:57:00Z">
            <w:r w:rsidR="00D54F7F">
              <w:rPr>
                <w:rFonts w:ascii="Book Antiqua" w:hAnsi="Book Antiqua"/>
                <w:noProof/>
                <w:sz w:val="18"/>
              </w:rPr>
              <w:t>22/04/26</w:t>
            </w:r>
          </w:ins>
          <w:ins w:id="262" w:author="Diez Hebrero, Santiago" w:date="2026-04-16T10:53:00Z" w16du:dateUtc="2026-04-16T08:53:00Z">
            <w:del w:id="263" w:author="Escolar Palacios, Angel" w:date="2026-04-22T15:56:00Z" w16du:dateUtc="2026-04-22T13:56:00Z">
              <w:r w:rsidR="00A953F5" w:rsidDel="00D54F7F">
                <w:rPr>
                  <w:rFonts w:ascii="Book Antiqua" w:hAnsi="Book Antiqua"/>
                  <w:noProof/>
                  <w:sz w:val="18"/>
                </w:rPr>
                <w:delText>16/04/26</w:delText>
              </w:r>
            </w:del>
          </w:ins>
          <w:ins w:id="264" w:author="Martin Chico, M." w:date="2025-12-22T08:02:00Z" w16du:dateUtc="2025-12-22T07:02:00Z">
            <w:del w:id="265" w:author="Escolar Palacios, Angel" w:date="2026-04-22T15:56:00Z" w16du:dateUtc="2026-04-22T13:56:00Z">
              <w:r w:rsidR="009E746D" w:rsidDel="00D54F7F">
                <w:rPr>
                  <w:rFonts w:ascii="Book Antiqua" w:hAnsi="Book Antiqua"/>
                  <w:noProof/>
                  <w:sz w:val="18"/>
                </w:rPr>
                <w:delText>22/12/25</w:delText>
              </w:r>
            </w:del>
          </w:ins>
          <w:ins w:id="266" w:author="CANTARERO DELGADO, JOSE" w:date="2025-12-19T08:17:00Z" w16du:dateUtc="2025-12-19T07:17:00Z">
            <w:del w:id="267" w:author="Escolar Palacios, Angel" w:date="2026-04-22T15:56:00Z" w16du:dateUtc="2026-04-22T13:56:00Z">
              <w:r w:rsidR="003A5CB9" w:rsidDel="00D54F7F">
                <w:rPr>
                  <w:rFonts w:ascii="Book Antiqua" w:hAnsi="Book Antiqua"/>
                  <w:noProof/>
                  <w:sz w:val="18"/>
                </w:rPr>
                <w:delText>19/12/25</w:delText>
              </w:r>
            </w:del>
          </w:ins>
          <w:ins w:id="268" w:author="CANTARERO DELGADO, JOSE" w:date="2025-12-18T17:38:00Z" w16du:dateUtc="2025-12-18T16:38:00Z">
            <w:del w:id="269" w:author="Escolar Palacios, Angel" w:date="2026-04-22T15:56:00Z" w16du:dateUtc="2026-04-22T13:56:00Z">
              <w:r w:rsidR="00A8592F" w:rsidDel="00D54F7F">
                <w:rPr>
                  <w:rFonts w:ascii="Book Antiqua" w:hAnsi="Book Antiqua"/>
                  <w:noProof/>
                  <w:sz w:val="18"/>
                </w:rPr>
                <w:delText>18/12/25</w:delText>
              </w:r>
            </w:del>
          </w:ins>
          <w:del w:id="270" w:author="Escolar Palacios, Angel" w:date="2026-04-22T15:56:00Z" w16du:dateUtc="2026-04-22T13:56:00Z">
            <w:r w:rsidR="006E4CB8" w:rsidDel="00D54F7F">
              <w:rPr>
                <w:rFonts w:ascii="Book Antiqua" w:hAnsi="Book Antiqua"/>
                <w:noProof/>
                <w:sz w:val="18"/>
              </w:rPr>
              <w:delText>11/12/25</w:delText>
            </w:r>
          </w:del>
          <w:r>
            <w:rPr>
              <w:rFonts w:ascii="Book Antiqua" w:hAnsi="Book Antiqua"/>
              <w:sz w:val="18"/>
            </w:rPr>
            <w:fldChar w:fldCharType="end"/>
          </w:r>
        </w:p>
      </w:tc>
    </w:tr>
  </w:tbl>
  <w:p w14:paraId="6AAADB3F" w14:textId="77777777" w:rsidR="0043591A" w:rsidRDefault="0043591A">
    <w:pPr>
      <w:pStyle w:val="Header"/>
      <w:tabs>
        <w:tab w:val="clear" w:pos="4252"/>
        <w:tab w:val="clear" w:pos="8504"/>
      </w:tabs>
      <w:spacing w:line="240" w:lineRule="auto"/>
      <w:ind w:left="0" w:righ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ADB51" w14:textId="77777777" w:rsidR="0043591A" w:rsidRDefault="0043591A">
    <w:pPr>
      <w:pStyle w:val="Header"/>
      <w:tabs>
        <w:tab w:val="clear" w:pos="4252"/>
        <w:tab w:val="clear" w:pos="8504"/>
      </w:tabs>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0FA2"/>
    <w:multiLevelType w:val="multilevel"/>
    <w:tmpl w:val="C6C05AD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FCA6C01"/>
    <w:multiLevelType w:val="hybridMultilevel"/>
    <w:tmpl w:val="6F50EE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E96661"/>
    <w:multiLevelType w:val="hybridMultilevel"/>
    <w:tmpl w:val="E31C691C"/>
    <w:lvl w:ilvl="0" w:tplc="7AE2C422">
      <w:numFmt w:val="bullet"/>
      <w:lvlText w:val="-"/>
      <w:lvlJc w:val="left"/>
      <w:pPr>
        <w:ind w:left="720" w:hanging="360"/>
      </w:pPr>
      <w:rPr>
        <w:rFonts w:ascii="Calibri" w:eastAsia="Calibr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 w15:restartNumberingAfterBreak="0">
    <w:nsid w:val="13A55AB1"/>
    <w:multiLevelType w:val="hybridMultilevel"/>
    <w:tmpl w:val="B2D89D36"/>
    <w:lvl w:ilvl="0" w:tplc="05C0F2C2">
      <w:start w:val="1"/>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3C421CF4">
      <w:numFmt w:val="bullet"/>
      <w:lvlText w:val="•"/>
      <w:lvlJc w:val="left"/>
      <w:pPr>
        <w:ind w:left="2880" w:hanging="360"/>
      </w:pPr>
      <w:rPr>
        <w:rFonts w:ascii="Arial" w:eastAsia="Times New Roman" w:hAnsi="Arial" w:cs="Aria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4" w15:restartNumberingAfterBreak="0">
    <w:nsid w:val="16700739"/>
    <w:multiLevelType w:val="hybridMultilevel"/>
    <w:tmpl w:val="A530A0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7522BE0"/>
    <w:multiLevelType w:val="hybridMultilevel"/>
    <w:tmpl w:val="EB3615F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A7459BF"/>
    <w:multiLevelType w:val="hybridMultilevel"/>
    <w:tmpl w:val="7DBC0F9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7" w15:restartNumberingAfterBreak="0">
    <w:nsid w:val="318E55A3"/>
    <w:multiLevelType w:val="hybridMultilevel"/>
    <w:tmpl w:val="3A66D7A4"/>
    <w:lvl w:ilvl="0" w:tplc="05C0F2C2">
      <w:start w:val="1"/>
      <w:numFmt w:val="bullet"/>
      <w:lvlText w:val="-"/>
      <w:lvlJc w:val="left"/>
      <w:pPr>
        <w:ind w:left="776" w:hanging="360"/>
      </w:pPr>
      <w:rPr>
        <w:rFonts w:ascii="Arial" w:eastAsia="Times New Roman" w:hAnsi="Arial" w:cs="Arial" w:hint="default"/>
      </w:rPr>
    </w:lvl>
    <w:lvl w:ilvl="1" w:tplc="0C0A0003">
      <w:start w:val="1"/>
      <w:numFmt w:val="bullet"/>
      <w:lvlText w:val="o"/>
      <w:lvlJc w:val="left"/>
      <w:pPr>
        <w:ind w:left="1496" w:hanging="360"/>
      </w:pPr>
      <w:rPr>
        <w:rFonts w:ascii="Courier New" w:hAnsi="Courier New" w:cs="Courier New" w:hint="default"/>
      </w:rPr>
    </w:lvl>
    <w:lvl w:ilvl="2" w:tplc="0C0A0005">
      <w:start w:val="1"/>
      <w:numFmt w:val="bullet"/>
      <w:lvlText w:val=""/>
      <w:lvlJc w:val="left"/>
      <w:pPr>
        <w:ind w:left="2216" w:hanging="360"/>
      </w:pPr>
      <w:rPr>
        <w:rFonts w:ascii="Wingdings" w:hAnsi="Wingdings" w:hint="default"/>
      </w:rPr>
    </w:lvl>
    <w:lvl w:ilvl="3" w:tplc="0C0A0001">
      <w:start w:val="1"/>
      <w:numFmt w:val="bullet"/>
      <w:lvlText w:val=""/>
      <w:lvlJc w:val="left"/>
      <w:pPr>
        <w:ind w:left="2936" w:hanging="360"/>
      </w:pPr>
      <w:rPr>
        <w:rFonts w:ascii="Symbol" w:hAnsi="Symbol" w:hint="default"/>
      </w:rPr>
    </w:lvl>
    <w:lvl w:ilvl="4" w:tplc="0C0A0003">
      <w:start w:val="1"/>
      <w:numFmt w:val="bullet"/>
      <w:lvlText w:val="o"/>
      <w:lvlJc w:val="left"/>
      <w:pPr>
        <w:ind w:left="3656" w:hanging="360"/>
      </w:pPr>
      <w:rPr>
        <w:rFonts w:ascii="Courier New" w:hAnsi="Courier New" w:cs="Courier New" w:hint="default"/>
      </w:rPr>
    </w:lvl>
    <w:lvl w:ilvl="5" w:tplc="0C0A0005">
      <w:start w:val="1"/>
      <w:numFmt w:val="bullet"/>
      <w:lvlText w:val=""/>
      <w:lvlJc w:val="left"/>
      <w:pPr>
        <w:ind w:left="4376" w:hanging="360"/>
      </w:pPr>
      <w:rPr>
        <w:rFonts w:ascii="Wingdings" w:hAnsi="Wingdings" w:hint="default"/>
      </w:rPr>
    </w:lvl>
    <w:lvl w:ilvl="6" w:tplc="0C0A0001">
      <w:start w:val="1"/>
      <w:numFmt w:val="bullet"/>
      <w:lvlText w:val=""/>
      <w:lvlJc w:val="left"/>
      <w:pPr>
        <w:ind w:left="5096" w:hanging="360"/>
      </w:pPr>
      <w:rPr>
        <w:rFonts w:ascii="Symbol" w:hAnsi="Symbol" w:hint="default"/>
      </w:rPr>
    </w:lvl>
    <w:lvl w:ilvl="7" w:tplc="0C0A0003">
      <w:start w:val="1"/>
      <w:numFmt w:val="bullet"/>
      <w:lvlText w:val="o"/>
      <w:lvlJc w:val="left"/>
      <w:pPr>
        <w:ind w:left="5816" w:hanging="360"/>
      </w:pPr>
      <w:rPr>
        <w:rFonts w:ascii="Courier New" w:hAnsi="Courier New" w:cs="Courier New" w:hint="default"/>
      </w:rPr>
    </w:lvl>
    <w:lvl w:ilvl="8" w:tplc="0C0A0005">
      <w:start w:val="1"/>
      <w:numFmt w:val="bullet"/>
      <w:lvlText w:val=""/>
      <w:lvlJc w:val="left"/>
      <w:pPr>
        <w:ind w:left="6536" w:hanging="360"/>
      </w:pPr>
      <w:rPr>
        <w:rFonts w:ascii="Wingdings" w:hAnsi="Wingdings" w:hint="default"/>
      </w:rPr>
    </w:lvl>
  </w:abstractNum>
  <w:abstractNum w:abstractNumId="8" w15:restartNumberingAfterBreak="0">
    <w:nsid w:val="35694DE5"/>
    <w:multiLevelType w:val="hybridMultilevel"/>
    <w:tmpl w:val="0070266A"/>
    <w:lvl w:ilvl="0" w:tplc="7AE2C422">
      <w:numFmt w:val="bullet"/>
      <w:lvlText w:val="-"/>
      <w:lvlJc w:val="left"/>
      <w:pPr>
        <w:ind w:left="1440" w:hanging="360"/>
      </w:pPr>
      <w:rPr>
        <w:rFonts w:ascii="Calibri" w:eastAsia="Calibri" w:hAnsi="Calibri" w:cs="Calibri"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9" w15:restartNumberingAfterBreak="0">
    <w:nsid w:val="3C845C70"/>
    <w:multiLevelType w:val="hybridMultilevel"/>
    <w:tmpl w:val="D0D8992C"/>
    <w:lvl w:ilvl="0" w:tplc="53C4E9BC">
      <w:numFmt w:val="bullet"/>
      <w:pStyle w:val="normalvietas"/>
      <w:lvlText w:val="-"/>
      <w:lvlJc w:val="left"/>
      <w:pPr>
        <w:ind w:left="720" w:hanging="360"/>
      </w:pPr>
      <w:rPr>
        <w:rFonts w:ascii="Verdana" w:eastAsia="Times New Roman" w:hAnsi="Verdana"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2681719"/>
    <w:multiLevelType w:val="multilevel"/>
    <w:tmpl w:val="AAC27C9E"/>
    <w:lvl w:ilvl="0">
      <w:start w:val="1"/>
      <w:numFmt w:val="decimal"/>
      <w:lvlText w:val="%1"/>
      <w:lvlJc w:val="left"/>
      <w:pPr>
        <w:tabs>
          <w:tab w:val="num" w:pos="432"/>
        </w:tabs>
        <w:ind w:left="432" w:hanging="432"/>
      </w:pPr>
      <w:rPr>
        <w:rFonts w:hint="default"/>
        <w:sz w:val="24"/>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288"/>
        </w:tabs>
        <w:ind w:left="1288" w:hanging="720"/>
      </w:pPr>
      <w:rPr>
        <w:rFonts w:hint="default"/>
        <w:color w:val="auto"/>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54E347C2"/>
    <w:multiLevelType w:val="hybridMultilevel"/>
    <w:tmpl w:val="C5026C7A"/>
    <w:lvl w:ilvl="0" w:tplc="CD502B18">
      <w:start w:val="1"/>
      <w:numFmt w:val="decimal"/>
      <w:lvlText w:val="%1."/>
      <w:lvlJc w:val="left"/>
      <w:pPr>
        <w:ind w:left="927" w:hanging="360"/>
      </w:pPr>
      <w:rPr>
        <w:rFonts w:hint="default"/>
      </w:rPr>
    </w:lvl>
    <w:lvl w:ilvl="1" w:tplc="10000019" w:tentative="1">
      <w:start w:val="1"/>
      <w:numFmt w:val="lowerLetter"/>
      <w:lvlText w:val="%2."/>
      <w:lvlJc w:val="left"/>
      <w:pPr>
        <w:ind w:left="1647" w:hanging="360"/>
      </w:pPr>
    </w:lvl>
    <w:lvl w:ilvl="2" w:tplc="1000001B" w:tentative="1">
      <w:start w:val="1"/>
      <w:numFmt w:val="lowerRoman"/>
      <w:lvlText w:val="%3."/>
      <w:lvlJc w:val="right"/>
      <w:pPr>
        <w:ind w:left="2367" w:hanging="180"/>
      </w:pPr>
    </w:lvl>
    <w:lvl w:ilvl="3" w:tplc="1000000F" w:tentative="1">
      <w:start w:val="1"/>
      <w:numFmt w:val="decimal"/>
      <w:lvlText w:val="%4."/>
      <w:lvlJc w:val="left"/>
      <w:pPr>
        <w:ind w:left="3087" w:hanging="360"/>
      </w:pPr>
    </w:lvl>
    <w:lvl w:ilvl="4" w:tplc="10000019" w:tentative="1">
      <w:start w:val="1"/>
      <w:numFmt w:val="lowerLetter"/>
      <w:lvlText w:val="%5."/>
      <w:lvlJc w:val="left"/>
      <w:pPr>
        <w:ind w:left="3807" w:hanging="360"/>
      </w:pPr>
    </w:lvl>
    <w:lvl w:ilvl="5" w:tplc="1000001B" w:tentative="1">
      <w:start w:val="1"/>
      <w:numFmt w:val="lowerRoman"/>
      <w:lvlText w:val="%6."/>
      <w:lvlJc w:val="right"/>
      <w:pPr>
        <w:ind w:left="4527" w:hanging="180"/>
      </w:pPr>
    </w:lvl>
    <w:lvl w:ilvl="6" w:tplc="1000000F" w:tentative="1">
      <w:start w:val="1"/>
      <w:numFmt w:val="decimal"/>
      <w:lvlText w:val="%7."/>
      <w:lvlJc w:val="left"/>
      <w:pPr>
        <w:ind w:left="5247" w:hanging="360"/>
      </w:pPr>
    </w:lvl>
    <w:lvl w:ilvl="7" w:tplc="10000019" w:tentative="1">
      <w:start w:val="1"/>
      <w:numFmt w:val="lowerLetter"/>
      <w:lvlText w:val="%8."/>
      <w:lvlJc w:val="left"/>
      <w:pPr>
        <w:ind w:left="5967" w:hanging="360"/>
      </w:pPr>
    </w:lvl>
    <w:lvl w:ilvl="8" w:tplc="1000001B" w:tentative="1">
      <w:start w:val="1"/>
      <w:numFmt w:val="lowerRoman"/>
      <w:lvlText w:val="%9."/>
      <w:lvlJc w:val="right"/>
      <w:pPr>
        <w:ind w:left="6687" w:hanging="180"/>
      </w:pPr>
    </w:lvl>
  </w:abstractNum>
  <w:abstractNum w:abstractNumId="12" w15:restartNumberingAfterBreak="0">
    <w:nsid w:val="5FC55F5E"/>
    <w:multiLevelType w:val="hybridMultilevel"/>
    <w:tmpl w:val="E82A22A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3" w15:restartNumberingAfterBreak="0">
    <w:nsid w:val="6309218D"/>
    <w:multiLevelType w:val="hybridMultilevel"/>
    <w:tmpl w:val="10A257C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317344841">
    <w:abstractNumId w:val="10"/>
  </w:num>
  <w:num w:numId="2" w16cid:durableId="1518469325">
    <w:abstractNumId w:val="9"/>
  </w:num>
  <w:num w:numId="3" w16cid:durableId="336154369">
    <w:abstractNumId w:val="4"/>
  </w:num>
  <w:num w:numId="4" w16cid:durableId="1321494531">
    <w:abstractNumId w:val="1"/>
  </w:num>
  <w:num w:numId="5" w16cid:durableId="388576697">
    <w:abstractNumId w:val="2"/>
  </w:num>
  <w:num w:numId="6" w16cid:durableId="928848335">
    <w:abstractNumId w:val="13"/>
  </w:num>
  <w:num w:numId="7" w16cid:durableId="803548810">
    <w:abstractNumId w:val="12"/>
  </w:num>
  <w:num w:numId="8" w16cid:durableId="1907956529">
    <w:abstractNumId w:val="6"/>
  </w:num>
  <w:num w:numId="9" w16cid:durableId="8662595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45865934">
    <w:abstractNumId w:val="6"/>
  </w:num>
  <w:num w:numId="11" w16cid:durableId="495001692">
    <w:abstractNumId w:val="3"/>
  </w:num>
  <w:num w:numId="12" w16cid:durableId="884366333">
    <w:abstractNumId w:val="8"/>
  </w:num>
  <w:num w:numId="13" w16cid:durableId="324747630">
    <w:abstractNumId w:val="7"/>
  </w:num>
  <w:num w:numId="14" w16cid:durableId="1218661581">
    <w:abstractNumId w:val="3"/>
  </w:num>
  <w:num w:numId="15" w16cid:durableId="631251395">
    <w:abstractNumId w:val="11"/>
  </w:num>
  <w:num w:numId="16" w16cid:durableId="1907257768">
    <w:abstractNumId w:val="3"/>
  </w:num>
  <w:num w:numId="17" w16cid:durableId="108546254">
    <w:abstractNumId w:val="2"/>
  </w:num>
  <w:num w:numId="18" w16cid:durableId="1805849932">
    <w:abstractNumId w:val="1"/>
  </w:num>
  <w:num w:numId="19" w16cid:durableId="1385981352">
    <w:abstractNumId w:val="3"/>
  </w:num>
  <w:num w:numId="20" w16cid:durableId="1762792811">
    <w:abstractNumId w:val="1"/>
  </w:num>
  <w:num w:numId="21" w16cid:durableId="2072076579">
    <w:abstractNumId w:val="2"/>
  </w:num>
  <w:num w:numId="22" w16cid:durableId="1580599039">
    <w:abstractNumId w:val="13"/>
  </w:num>
  <w:num w:numId="23" w16cid:durableId="993799149">
    <w:abstractNumId w:val="12"/>
  </w:num>
  <w:num w:numId="24" w16cid:durableId="286854815">
    <w:abstractNumId w:val="6"/>
  </w:num>
  <w:num w:numId="25" w16cid:durableId="18412376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92769538">
    <w:abstractNumId w:val="3"/>
  </w:num>
  <w:num w:numId="27" w16cid:durableId="1782411979">
    <w:abstractNumId w:val="8"/>
  </w:num>
  <w:num w:numId="28" w16cid:durableId="1812553213">
    <w:abstractNumId w:val="7"/>
  </w:num>
  <w:num w:numId="29" w16cid:durableId="4742209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24884235">
    <w:abstractNumId w:val="0"/>
  </w:num>
  <w:num w:numId="31" w16cid:durableId="950476620">
    <w:abstractNumId w:val="5"/>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 Chico, M.">
    <w15:presenceInfo w15:providerId="AD" w15:userId="S::m.martin.chico@accenture.com::8b715c3e-1d1d-4123-844c-d5572cd2af4a"/>
  </w15:person>
  <w15:person w15:author="CANTARERO DELGADO, JOSE">
    <w15:presenceInfo w15:providerId="AD" w15:userId="S::CANTAREROJO@bancsabadell.com::91d2c6db-b79a-4f41-97d3-66ea4efa1802"/>
  </w15:person>
  <w15:person w15:author="FONTANET ANTOLIN, SUSANA">
    <w15:presenceInfo w15:providerId="AD" w15:userId="S::FONTANETS@bancsabadell.com::a576ca8e-188b-40e3-b309-b94e0a89fe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1BA"/>
    <w:rsid w:val="00000FAF"/>
    <w:rsid w:val="000013DE"/>
    <w:rsid w:val="000015C2"/>
    <w:rsid w:val="000017C8"/>
    <w:rsid w:val="00002A20"/>
    <w:rsid w:val="000030C4"/>
    <w:rsid w:val="00004524"/>
    <w:rsid w:val="000046F2"/>
    <w:rsid w:val="00004BDE"/>
    <w:rsid w:val="00004FE9"/>
    <w:rsid w:val="00005677"/>
    <w:rsid w:val="0000655E"/>
    <w:rsid w:val="00006967"/>
    <w:rsid w:val="000069E4"/>
    <w:rsid w:val="00007DB3"/>
    <w:rsid w:val="00007E16"/>
    <w:rsid w:val="000112E8"/>
    <w:rsid w:val="000116CA"/>
    <w:rsid w:val="00011B1C"/>
    <w:rsid w:val="00011FCC"/>
    <w:rsid w:val="00012A53"/>
    <w:rsid w:val="00013939"/>
    <w:rsid w:val="00013984"/>
    <w:rsid w:val="00013E3E"/>
    <w:rsid w:val="00013EB2"/>
    <w:rsid w:val="00014719"/>
    <w:rsid w:val="00015CE5"/>
    <w:rsid w:val="00015E11"/>
    <w:rsid w:val="00016266"/>
    <w:rsid w:val="00016582"/>
    <w:rsid w:val="00017A01"/>
    <w:rsid w:val="000206F2"/>
    <w:rsid w:val="00022EE0"/>
    <w:rsid w:val="00023967"/>
    <w:rsid w:val="00024C9E"/>
    <w:rsid w:val="0002585B"/>
    <w:rsid w:val="0002630D"/>
    <w:rsid w:val="00027CC4"/>
    <w:rsid w:val="00030B2C"/>
    <w:rsid w:val="000311D5"/>
    <w:rsid w:val="00031275"/>
    <w:rsid w:val="00031392"/>
    <w:rsid w:val="00031862"/>
    <w:rsid w:val="00031F7A"/>
    <w:rsid w:val="0003242A"/>
    <w:rsid w:val="0003270C"/>
    <w:rsid w:val="000327D3"/>
    <w:rsid w:val="000328AC"/>
    <w:rsid w:val="00032D33"/>
    <w:rsid w:val="00033BDF"/>
    <w:rsid w:val="000351BD"/>
    <w:rsid w:val="0003622E"/>
    <w:rsid w:val="00037122"/>
    <w:rsid w:val="00037C09"/>
    <w:rsid w:val="00037DA8"/>
    <w:rsid w:val="00037E4A"/>
    <w:rsid w:val="00037EBE"/>
    <w:rsid w:val="00040244"/>
    <w:rsid w:val="00041215"/>
    <w:rsid w:val="00042203"/>
    <w:rsid w:val="000424A3"/>
    <w:rsid w:val="0004312A"/>
    <w:rsid w:val="00043404"/>
    <w:rsid w:val="00043AD6"/>
    <w:rsid w:val="000449A3"/>
    <w:rsid w:val="00045417"/>
    <w:rsid w:val="00045A71"/>
    <w:rsid w:val="00045AC4"/>
    <w:rsid w:val="00046BA3"/>
    <w:rsid w:val="00046FCE"/>
    <w:rsid w:val="00047616"/>
    <w:rsid w:val="00047F9C"/>
    <w:rsid w:val="000501AF"/>
    <w:rsid w:val="0005075F"/>
    <w:rsid w:val="00050961"/>
    <w:rsid w:val="00050FAB"/>
    <w:rsid w:val="00051EFC"/>
    <w:rsid w:val="00051F60"/>
    <w:rsid w:val="00052F23"/>
    <w:rsid w:val="00053B8C"/>
    <w:rsid w:val="00053C9A"/>
    <w:rsid w:val="000553D1"/>
    <w:rsid w:val="00055419"/>
    <w:rsid w:val="00055553"/>
    <w:rsid w:val="00055EF2"/>
    <w:rsid w:val="000566F5"/>
    <w:rsid w:val="0005679B"/>
    <w:rsid w:val="000568BE"/>
    <w:rsid w:val="00056C1B"/>
    <w:rsid w:val="00057384"/>
    <w:rsid w:val="00057EA6"/>
    <w:rsid w:val="00057EB8"/>
    <w:rsid w:val="0006070E"/>
    <w:rsid w:val="00063FB1"/>
    <w:rsid w:val="00064241"/>
    <w:rsid w:val="000651FB"/>
    <w:rsid w:val="000656B6"/>
    <w:rsid w:val="000656CD"/>
    <w:rsid w:val="000656E4"/>
    <w:rsid w:val="00065AF3"/>
    <w:rsid w:val="00065DE0"/>
    <w:rsid w:val="0006652F"/>
    <w:rsid w:val="000669FE"/>
    <w:rsid w:val="00067109"/>
    <w:rsid w:val="00067723"/>
    <w:rsid w:val="00070A3E"/>
    <w:rsid w:val="00070E6A"/>
    <w:rsid w:val="00070EEB"/>
    <w:rsid w:val="000712A6"/>
    <w:rsid w:val="00071BC4"/>
    <w:rsid w:val="000721D5"/>
    <w:rsid w:val="00072F7D"/>
    <w:rsid w:val="0007388E"/>
    <w:rsid w:val="00073E7C"/>
    <w:rsid w:val="00073EBE"/>
    <w:rsid w:val="00074086"/>
    <w:rsid w:val="00074637"/>
    <w:rsid w:val="00075DA2"/>
    <w:rsid w:val="00075E3F"/>
    <w:rsid w:val="00076411"/>
    <w:rsid w:val="00076641"/>
    <w:rsid w:val="00076D47"/>
    <w:rsid w:val="00077417"/>
    <w:rsid w:val="000803B3"/>
    <w:rsid w:val="00080913"/>
    <w:rsid w:val="00080B3A"/>
    <w:rsid w:val="00080C73"/>
    <w:rsid w:val="00082132"/>
    <w:rsid w:val="000825D2"/>
    <w:rsid w:val="00083317"/>
    <w:rsid w:val="000833C6"/>
    <w:rsid w:val="0008395C"/>
    <w:rsid w:val="0008490F"/>
    <w:rsid w:val="00084A8A"/>
    <w:rsid w:val="000851CA"/>
    <w:rsid w:val="000861E8"/>
    <w:rsid w:val="000862E6"/>
    <w:rsid w:val="0008637F"/>
    <w:rsid w:val="00086944"/>
    <w:rsid w:val="00086A24"/>
    <w:rsid w:val="00086BDF"/>
    <w:rsid w:val="000876CA"/>
    <w:rsid w:val="00087BA0"/>
    <w:rsid w:val="00090638"/>
    <w:rsid w:val="00090B1C"/>
    <w:rsid w:val="00091121"/>
    <w:rsid w:val="00091216"/>
    <w:rsid w:val="000913AF"/>
    <w:rsid w:val="00091846"/>
    <w:rsid w:val="00091F26"/>
    <w:rsid w:val="00093869"/>
    <w:rsid w:val="000942E5"/>
    <w:rsid w:val="000944F8"/>
    <w:rsid w:val="000947B1"/>
    <w:rsid w:val="00094C41"/>
    <w:rsid w:val="0009517A"/>
    <w:rsid w:val="00095187"/>
    <w:rsid w:val="00095862"/>
    <w:rsid w:val="000967D7"/>
    <w:rsid w:val="000970C8"/>
    <w:rsid w:val="00097170"/>
    <w:rsid w:val="000972C5"/>
    <w:rsid w:val="000979C0"/>
    <w:rsid w:val="000A11CD"/>
    <w:rsid w:val="000A1CFE"/>
    <w:rsid w:val="000A23F0"/>
    <w:rsid w:val="000A3683"/>
    <w:rsid w:val="000A40B3"/>
    <w:rsid w:val="000A4648"/>
    <w:rsid w:val="000A4DB7"/>
    <w:rsid w:val="000A59A3"/>
    <w:rsid w:val="000A6013"/>
    <w:rsid w:val="000A6AE6"/>
    <w:rsid w:val="000A6D40"/>
    <w:rsid w:val="000B056F"/>
    <w:rsid w:val="000B22AB"/>
    <w:rsid w:val="000B2A97"/>
    <w:rsid w:val="000B4349"/>
    <w:rsid w:val="000B48B5"/>
    <w:rsid w:val="000B59BD"/>
    <w:rsid w:val="000B60A2"/>
    <w:rsid w:val="000B654E"/>
    <w:rsid w:val="000B6987"/>
    <w:rsid w:val="000B69E0"/>
    <w:rsid w:val="000B6E5C"/>
    <w:rsid w:val="000B73AB"/>
    <w:rsid w:val="000B754A"/>
    <w:rsid w:val="000B7C88"/>
    <w:rsid w:val="000C0112"/>
    <w:rsid w:val="000C19C3"/>
    <w:rsid w:val="000C2320"/>
    <w:rsid w:val="000C292A"/>
    <w:rsid w:val="000C328C"/>
    <w:rsid w:val="000C35F8"/>
    <w:rsid w:val="000C38D2"/>
    <w:rsid w:val="000C3A1E"/>
    <w:rsid w:val="000C4045"/>
    <w:rsid w:val="000C5D8D"/>
    <w:rsid w:val="000C6003"/>
    <w:rsid w:val="000C6145"/>
    <w:rsid w:val="000C62D3"/>
    <w:rsid w:val="000C6538"/>
    <w:rsid w:val="000C6B9B"/>
    <w:rsid w:val="000C7591"/>
    <w:rsid w:val="000C7CCA"/>
    <w:rsid w:val="000D010D"/>
    <w:rsid w:val="000D03BF"/>
    <w:rsid w:val="000D08C9"/>
    <w:rsid w:val="000D10E0"/>
    <w:rsid w:val="000D110E"/>
    <w:rsid w:val="000D1C7D"/>
    <w:rsid w:val="000D1DDC"/>
    <w:rsid w:val="000D2775"/>
    <w:rsid w:val="000D2AD8"/>
    <w:rsid w:val="000D34C7"/>
    <w:rsid w:val="000D5072"/>
    <w:rsid w:val="000D511C"/>
    <w:rsid w:val="000D5188"/>
    <w:rsid w:val="000D528F"/>
    <w:rsid w:val="000D6BA5"/>
    <w:rsid w:val="000D6C7B"/>
    <w:rsid w:val="000D6E56"/>
    <w:rsid w:val="000D7AC5"/>
    <w:rsid w:val="000E0119"/>
    <w:rsid w:val="000E071E"/>
    <w:rsid w:val="000E0BC5"/>
    <w:rsid w:val="000E0D4B"/>
    <w:rsid w:val="000E0F60"/>
    <w:rsid w:val="000E12D9"/>
    <w:rsid w:val="000E16B3"/>
    <w:rsid w:val="000E1D4E"/>
    <w:rsid w:val="000E278A"/>
    <w:rsid w:val="000E2DFA"/>
    <w:rsid w:val="000E3C0E"/>
    <w:rsid w:val="000E3E82"/>
    <w:rsid w:val="000E413A"/>
    <w:rsid w:val="000E4256"/>
    <w:rsid w:val="000E4487"/>
    <w:rsid w:val="000E45B3"/>
    <w:rsid w:val="000E4B90"/>
    <w:rsid w:val="000E4ED4"/>
    <w:rsid w:val="000E5052"/>
    <w:rsid w:val="000E5509"/>
    <w:rsid w:val="000E56EA"/>
    <w:rsid w:val="000E576D"/>
    <w:rsid w:val="000E598F"/>
    <w:rsid w:val="000E5BF5"/>
    <w:rsid w:val="000F09D8"/>
    <w:rsid w:val="000F2163"/>
    <w:rsid w:val="000F2267"/>
    <w:rsid w:val="000F237B"/>
    <w:rsid w:val="000F2864"/>
    <w:rsid w:val="000F2C31"/>
    <w:rsid w:val="000F32C1"/>
    <w:rsid w:val="000F3B26"/>
    <w:rsid w:val="000F3D05"/>
    <w:rsid w:val="000F424C"/>
    <w:rsid w:val="000F4363"/>
    <w:rsid w:val="000F46AF"/>
    <w:rsid w:val="000F4C5B"/>
    <w:rsid w:val="000F578B"/>
    <w:rsid w:val="000F6B62"/>
    <w:rsid w:val="000F71EA"/>
    <w:rsid w:val="000F7590"/>
    <w:rsid w:val="000F76E4"/>
    <w:rsid w:val="000F78D0"/>
    <w:rsid w:val="000F7E6E"/>
    <w:rsid w:val="000F7E86"/>
    <w:rsid w:val="00100200"/>
    <w:rsid w:val="001018C7"/>
    <w:rsid w:val="00101FE4"/>
    <w:rsid w:val="00102516"/>
    <w:rsid w:val="0010298E"/>
    <w:rsid w:val="00103C61"/>
    <w:rsid w:val="00107518"/>
    <w:rsid w:val="001106DD"/>
    <w:rsid w:val="00111002"/>
    <w:rsid w:val="001114DB"/>
    <w:rsid w:val="00111BC0"/>
    <w:rsid w:val="00111D7D"/>
    <w:rsid w:val="00112405"/>
    <w:rsid w:val="00112DC6"/>
    <w:rsid w:val="00113BF7"/>
    <w:rsid w:val="001147CF"/>
    <w:rsid w:val="00114EF5"/>
    <w:rsid w:val="001159A2"/>
    <w:rsid w:val="00115BDD"/>
    <w:rsid w:val="00115DD2"/>
    <w:rsid w:val="00115FA4"/>
    <w:rsid w:val="00117188"/>
    <w:rsid w:val="001178A9"/>
    <w:rsid w:val="00117CB1"/>
    <w:rsid w:val="001207A8"/>
    <w:rsid w:val="00120F12"/>
    <w:rsid w:val="0012372C"/>
    <w:rsid w:val="0012393B"/>
    <w:rsid w:val="0012396C"/>
    <w:rsid w:val="00124350"/>
    <w:rsid w:val="001245B4"/>
    <w:rsid w:val="00124A00"/>
    <w:rsid w:val="00127700"/>
    <w:rsid w:val="001278BD"/>
    <w:rsid w:val="00130BBD"/>
    <w:rsid w:val="001310BD"/>
    <w:rsid w:val="00131273"/>
    <w:rsid w:val="00132639"/>
    <w:rsid w:val="00133C7C"/>
    <w:rsid w:val="00133EC8"/>
    <w:rsid w:val="00134D42"/>
    <w:rsid w:val="00135F6C"/>
    <w:rsid w:val="0013629E"/>
    <w:rsid w:val="001365C2"/>
    <w:rsid w:val="00137000"/>
    <w:rsid w:val="00137745"/>
    <w:rsid w:val="001407EE"/>
    <w:rsid w:val="001409C5"/>
    <w:rsid w:val="00141628"/>
    <w:rsid w:val="00142CBE"/>
    <w:rsid w:val="00143A90"/>
    <w:rsid w:val="00143CA7"/>
    <w:rsid w:val="00143F1B"/>
    <w:rsid w:val="0014403D"/>
    <w:rsid w:val="00144636"/>
    <w:rsid w:val="00144977"/>
    <w:rsid w:val="00144C64"/>
    <w:rsid w:val="001460AF"/>
    <w:rsid w:val="001467BE"/>
    <w:rsid w:val="00147832"/>
    <w:rsid w:val="00150278"/>
    <w:rsid w:val="001503BF"/>
    <w:rsid w:val="00150810"/>
    <w:rsid w:val="00151499"/>
    <w:rsid w:val="00151B27"/>
    <w:rsid w:val="00151DD5"/>
    <w:rsid w:val="00152FDB"/>
    <w:rsid w:val="00153174"/>
    <w:rsid w:val="0015334F"/>
    <w:rsid w:val="00154091"/>
    <w:rsid w:val="0015432A"/>
    <w:rsid w:val="001556F9"/>
    <w:rsid w:val="00155C32"/>
    <w:rsid w:val="00155D7C"/>
    <w:rsid w:val="00156862"/>
    <w:rsid w:val="00156BF3"/>
    <w:rsid w:val="00156DC6"/>
    <w:rsid w:val="00156E3E"/>
    <w:rsid w:val="00156E77"/>
    <w:rsid w:val="00157AC8"/>
    <w:rsid w:val="00157CBF"/>
    <w:rsid w:val="00160FC8"/>
    <w:rsid w:val="00161AA9"/>
    <w:rsid w:val="00162F30"/>
    <w:rsid w:val="00163241"/>
    <w:rsid w:val="00163683"/>
    <w:rsid w:val="0016381F"/>
    <w:rsid w:val="00163AA8"/>
    <w:rsid w:val="00163DBA"/>
    <w:rsid w:val="00164080"/>
    <w:rsid w:val="00164752"/>
    <w:rsid w:val="00164DAC"/>
    <w:rsid w:val="00165C82"/>
    <w:rsid w:val="001662A6"/>
    <w:rsid w:val="00167654"/>
    <w:rsid w:val="00167D02"/>
    <w:rsid w:val="00170D0C"/>
    <w:rsid w:val="00170DA8"/>
    <w:rsid w:val="0017124B"/>
    <w:rsid w:val="00172084"/>
    <w:rsid w:val="001726CC"/>
    <w:rsid w:val="00172B53"/>
    <w:rsid w:val="001738CE"/>
    <w:rsid w:val="001739D8"/>
    <w:rsid w:val="00174096"/>
    <w:rsid w:val="001753E8"/>
    <w:rsid w:val="00176847"/>
    <w:rsid w:val="001769BE"/>
    <w:rsid w:val="00177FFC"/>
    <w:rsid w:val="00180833"/>
    <w:rsid w:val="001809C7"/>
    <w:rsid w:val="00180AF3"/>
    <w:rsid w:val="00181BA1"/>
    <w:rsid w:val="00182E2A"/>
    <w:rsid w:val="001836B4"/>
    <w:rsid w:val="001836FB"/>
    <w:rsid w:val="00183ACA"/>
    <w:rsid w:val="00184E6A"/>
    <w:rsid w:val="00185E7D"/>
    <w:rsid w:val="00187754"/>
    <w:rsid w:val="00190363"/>
    <w:rsid w:val="0019038A"/>
    <w:rsid w:val="00190459"/>
    <w:rsid w:val="001917EA"/>
    <w:rsid w:val="00191A0C"/>
    <w:rsid w:val="00191D68"/>
    <w:rsid w:val="00192649"/>
    <w:rsid w:val="00192D10"/>
    <w:rsid w:val="001932E0"/>
    <w:rsid w:val="001941C5"/>
    <w:rsid w:val="0019420A"/>
    <w:rsid w:val="00194586"/>
    <w:rsid w:val="001960E5"/>
    <w:rsid w:val="001965CE"/>
    <w:rsid w:val="00197096"/>
    <w:rsid w:val="00197B5F"/>
    <w:rsid w:val="00197D30"/>
    <w:rsid w:val="001A08FE"/>
    <w:rsid w:val="001A1080"/>
    <w:rsid w:val="001A1605"/>
    <w:rsid w:val="001A1A66"/>
    <w:rsid w:val="001A1ACD"/>
    <w:rsid w:val="001A22C1"/>
    <w:rsid w:val="001A25C3"/>
    <w:rsid w:val="001A287D"/>
    <w:rsid w:val="001A2BA5"/>
    <w:rsid w:val="001A2F5B"/>
    <w:rsid w:val="001A4256"/>
    <w:rsid w:val="001A549F"/>
    <w:rsid w:val="001A55C4"/>
    <w:rsid w:val="001A5748"/>
    <w:rsid w:val="001A57C7"/>
    <w:rsid w:val="001A5BA5"/>
    <w:rsid w:val="001A5C4C"/>
    <w:rsid w:val="001A65CF"/>
    <w:rsid w:val="001A6784"/>
    <w:rsid w:val="001A69CB"/>
    <w:rsid w:val="001A7A00"/>
    <w:rsid w:val="001B038D"/>
    <w:rsid w:val="001B06B0"/>
    <w:rsid w:val="001B0FBC"/>
    <w:rsid w:val="001B11B8"/>
    <w:rsid w:val="001B1A84"/>
    <w:rsid w:val="001B1C54"/>
    <w:rsid w:val="001B383F"/>
    <w:rsid w:val="001B5743"/>
    <w:rsid w:val="001B6714"/>
    <w:rsid w:val="001B692B"/>
    <w:rsid w:val="001B718A"/>
    <w:rsid w:val="001B7238"/>
    <w:rsid w:val="001C030A"/>
    <w:rsid w:val="001C07EB"/>
    <w:rsid w:val="001C0B8F"/>
    <w:rsid w:val="001C1CBF"/>
    <w:rsid w:val="001C2218"/>
    <w:rsid w:val="001C2374"/>
    <w:rsid w:val="001C28D5"/>
    <w:rsid w:val="001C4B51"/>
    <w:rsid w:val="001C4C62"/>
    <w:rsid w:val="001C5EB6"/>
    <w:rsid w:val="001C65ED"/>
    <w:rsid w:val="001C7239"/>
    <w:rsid w:val="001C72F9"/>
    <w:rsid w:val="001C73EA"/>
    <w:rsid w:val="001C744C"/>
    <w:rsid w:val="001C7489"/>
    <w:rsid w:val="001C74C8"/>
    <w:rsid w:val="001C74E9"/>
    <w:rsid w:val="001C76C7"/>
    <w:rsid w:val="001D1BB2"/>
    <w:rsid w:val="001D2606"/>
    <w:rsid w:val="001D33FE"/>
    <w:rsid w:val="001D3D2E"/>
    <w:rsid w:val="001D4D37"/>
    <w:rsid w:val="001D6CEE"/>
    <w:rsid w:val="001D6FC8"/>
    <w:rsid w:val="001D7F07"/>
    <w:rsid w:val="001E09D6"/>
    <w:rsid w:val="001E1C5D"/>
    <w:rsid w:val="001E2245"/>
    <w:rsid w:val="001E3FA8"/>
    <w:rsid w:val="001E40E6"/>
    <w:rsid w:val="001E5EB1"/>
    <w:rsid w:val="001F0460"/>
    <w:rsid w:val="001F179F"/>
    <w:rsid w:val="001F210B"/>
    <w:rsid w:val="001F28CE"/>
    <w:rsid w:val="001F34B5"/>
    <w:rsid w:val="001F35EB"/>
    <w:rsid w:val="001F4A66"/>
    <w:rsid w:val="001F5D58"/>
    <w:rsid w:val="001F5E48"/>
    <w:rsid w:val="001F665D"/>
    <w:rsid w:val="001F69C0"/>
    <w:rsid w:val="001F7265"/>
    <w:rsid w:val="001F7A3C"/>
    <w:rsid w:val="00200032"/>
    <w:rsid w:val="00200746"/>
    <w:rsid w:val="002008B7"/>
    <w:rsid w:val="00200CE0"/>
    <w:rsid w:val="00201469"/>
    <w:rsid w:val="00201ABA"/>
    <w:rsid w:val="00201C4E"/>
    <w:rsid w:val="002020D8"/>
    <w:rsid w:val="002041D5"/>
    <w:rsid w:val="00204C89"/>
    <w:rsid w:val="0020559F"/>
    <w:rsid w:val="00206133"/>
    <w:rsid w:val="00206B8E"/>
    <w:rsid w:val="00207DBF"/>
    <w:rsid w:val="00210186"/>
    <w:rsid w:val="002102E2"/>
    <w:rsid w:val="002109E5"/>
    <w:rsid w:val="002114A7"/>
    <w:rsid w:val="00211A10"/>
    <w:rsid w:val="00212639"/>
    <w:rsid w:val="0021377F"/>
    <w:rsid w:val="0021512F"/>
    <w:rsid w:val="0021560F"/>
    <w:rsid w:val="002156D6"/>
    <w:rsid w:val="00215F77"/>
    <w:rsid w:val="002164A7"/>
    <w:rsid w:val="00216541"/>
    <w:rsid w:val="002174F0"/>
    <w:rsid w:val="00217848"/>
    <w:rsid w:val="00217F87"/>
    <w:rsid w:val="00221236"/>
    <w:rsid w:val="00221538"/>
    <w:rsid w:val="00221BA5"/>
    <w:rsid w:val="00222237"/>
    <w:rsid w:val="00223265"/>
    <w:rsid w:val="00223B85"/>
    <w:rsid w:val="00223D26"/>
    <w:rsid w:val="00223DE6"/>
    <w:rsid w:val="00225808"/>
    <w:rsid w:val="0022588D"/>
    <w:rsid w:val="00226009"/>
    <w:rsid w:val="002261AA"/>
    <w:rsid w:val="002272E0"/>
    <w:rsid w:val="002301EB"/>
    <w:rsid w:val="00230418"/>
    <w:rsid w:val="00230511"/>
    <w:rsid w:val="002311FE"/>
    <w:rsid w:val="00231414"/>
    <w:rsid w:val="00231D48"/>
    <w:rsid w:val="00231DE2"/>
    <w:rsid w:val="0023348E"/>
    <w:rsid w:val="002337DE"/>
    <w:rsid w:val="002341A5"/>
    <w:rsid w:val="002355DD"/>
    <w:rsid w:val="00235607"/>
    <w:rsid w:val="002356B4"/>
    <w:rsid w:val="00236307"/>
    <w:rsid w:val="0023635C"/>
    <w:rsid w:val="002363A9"/>
    <w:rsid w:val="0023724D"/>
    <w:rsid w:val="002373F4"/>
    <w:rsid w:val="00240DF1"/>
    <w:rsid w:val="002415E8"/>
    <w:rsid w:val="00241B99"/>
    <w:rsid w:val="00242597"/>
    <w:rsid w:val="00242EAE"/>
    <w:rsid w:val="00243162"/>
    <w:rsid w:val="00243B7B"/>
    <w:rsid w:val="00244552"/>
    <w:rsid w:val="002449BB"/>
    <w:rsid w:val="00245287"/>
    <w:rsid w:val="00245BA1"/>
    <w:rsid w:val="00245F8A"/>
    <w:rsid w:val="00246981"/>
    <w:rsid w:val="00247697"/>
    <w:rsid w:val="0025106E"/>
    <w:rsid w:val="002510B7"/>
    <w:rsid w:val="0025348E"/>
    <w:rsid w:val="0025359D"/>
    <w:rsid w:val="00253BF2"/>
    <w:rsid w:val="00253E71"/>
    <w:rsid w:val="00254756"/>
    <w:rsid w:val="00254909"/>
    <w:rsid w:val="00254CA5"/>
    <w:rsid w:val="00257284"/>
    <w:rsid w:val="00257640"/>
    <w:rsid w:val="00257C21"/>
    <w:rsid w:val="00257EF3"/>
    <w:rsid w:val="00260207"/>
    <w:rsid w:val="00260C72"/>
    <w:rsid w:val="00260F38"/>
    <w:rsid w:val="00261B9C"/>
    <w:rsid w:val="00261E06"/>
    <w:rsid w:val="00262220"/>
    <w:rsid w:val="002626E0"/>
    <w:rsid w:val="00262AD0"/>
    <w:rsid w:val="00263674"/>
    <w:rsid w:val="002636E5"/>
    <w:rsid w:val="00263714"/>
    <w:rsid w:val="002648F8"/>
    <w:rsid w:val="00264B9E"/>
    <w:rsid w:val="00264CEF"/>
    <w:rsid w:val="00265C39"/>
    <w:rsid w:val="0026776E"/>
    <w:rsid w:val="00267BAF"/>
    <w:rsid w:val="0027077B"/>
    <w:rsid w:val="00270C6F"/>
    <w:rsid w:val="00271875"/>
    <w:rsid w:val="0027196D"/>
    <w:rsid w:val="00271A0D"/>
    <w:rsid w:val="00272415"/>
    <w:rsid w:val="002724E1"/>
    <w:rsid w:val="00272917"/>
    <w:rsid w:val="00272A5A"/>
    <w:rsid w:val="00273780"/>
    <w:rsid w:val="00273DF4"/>
    <w:rsid w:val="0027428E"/>
    <w:rsid w:val="00274341"/>
    <w:rsid w:val="002745BB"/>
    <w:rsid w:val="002745CF"/>
    <w:rsid w:val="002759D6"/>
    <w:rsid w:val="00275EC4"/>
    <w:rsid w:val="00276BF0"/>
    <w:rsid w:val="00276E23"/>
    <w:rsid w:val="00277147"/>
    <w:rsid w:val="00277BA8"/>
    <w:rsid w:val="00280955"/>
    <w:rsid w:val="002813DB"/>
    <w:rsid w:val="0028167B"/>
    <w:rsid w:val="0028178C"/>
    <w:rsid w:val="00282607"/>
    <w:rsid w:val="00283DAF"/>
    <w:rsid w:val="002844F1"/>
    <w:rsid w:val="00284E7B"/>
    <w:rsid w:val="0028549E"/>
    <w:rsid w:val="0028567B"/>
    <w:rsid w:val="00285896"/>
    <w:rsid w:val="00285984"/>
    <w:rsid w:val="00285B9E"/>
    <w:rsid w:val="00285C27"/>
    <w:rsid w:val="0028726A"/>
    <w:rsid w:val="00290956"/>
    <w:rsid w:val="00291C79"/>
    <w:rsid w:val="002922A7"/>
    <w:rsid w:val="00293828"/>
    <w:rsid w:val="00293F1D"/>
    <w:rsid w:val="0029594A"/>
    <w:rsid w:val="00295CED"/>
    <w:rsid w:val="00295DD4"/>
    <w:rsid w:val="002960AE"/>
    <w:rsid w:val="00296374"/>
    <w:rsid w:val="002964BB"/>
    <w:rsid w:val="00296FC7"/>
    <w:rsid w:val="002978A5"/>
    <w:rsid w:val="00297AAF"/>
    <w:rsid w:val="00297F64"/>
    <w:rsid w:val="002A0015"/>
    <w:rsid w:val="002A01B6"/>
    <w:rsid w:val="002A0F55"/>
    <w:rsid w:val="002A14B5"/>
    <w:rsid w:val="002A1720"/>
    <w:rsid w:val="002A2410"/>
    <w:rsid w:val="002A273F"/>
    <w:rsid w:val="002A4C9A"/>
    <w:rsid w:val="002A54D8"/>
    <w:rsid w:val="002A5FE3"/>
    <w:rsid w:val="002A5FFF"/>
    <w:rsid w:val="002A646F"/>
    <w:rsid w:val="002A6540"/>
    <w:rsid w:val="002A6F25"/>
    <w:rsid w:val="002A7882"/>
    <w:rsid w:val="002A78CA"/>
    <w:rsid w:val="002B02C5"/>
    <w:rsid w:val="002B0F11"/>
    <w:rsid w:val="002B1A10"/>
    <w:rsid w:val="002B2AFC"/>
    <w:rsid w:val="002B2DE2"/>
    <w:rsid w:val="002B3FDA"/>
    <w:rsid w:val="002B48D5"/>
    <w:rsid w:val="002B56C7"/>
    <w:rsid w:val="002B7423"/>
    <w:rsid w:val="002B7BEE"/>
    <w:rsid w:val="002C022B"/>
    <w:rsid w:val="002C0B7A"/>
    <w:rsid w:val="002C1120"/>
    <w:rsid w:val="002C1D6E"/>
    <w:rsid w:val="002C1DEE"/>
    <w:rsid w:val="002C2041"/>
    <w:rsid w:val="002C207B"/>
    <w:rsid w:val="002C2570"/>
    <w:rsid w:val="002C2E47"/>
    <w:rsid w:val="002C3AAE"/>
    <w:rsid w:val="002C3E06"/>
    <w:rsid w:val="002C401C"/>
    <w:rsid w:val="002C432B"/>
    <w:rsid w:val="002C571E"/>
    <w:rsid w:val="002D08D2"/>
    <w:rsid w:val="002D09E3"/>
    <w:rsid w:val="002D1887"/>
    <w:rsid w:val="002D19FD"/>
    <w:rsid w:val="002D243B"/>
    <w:rsid w:val="002D2991"/>
    <w:rsid w:val="002D2E1E"/>
    <w:rsid w:val="002D4E81"/>
    <w:rsid w:val="002D5027"/>
    <w:rsid w:val="002D57EF"/>
    <w:rsid w:val="002D58D6"/>
    <w:rsid w:val="002D65A4"/>
    <w:rsid w:val="002D6B91"/>
    <w:rsid w:val="002D6EBB"/>
    <w:rsid w:val="002D74A2"/>
    <w:rsid w:val="002E014C"/>
    <w:rsid w:val="002E01CF"/>
    <w:rsid w:val="002E0383"/>
    <w:rsid w:val="002E087D"/>
    <w:rsid w:val="002E09ED"/>
    <w:rsid w:val="002E16D1"/>
    <w:rsid w:val="002E17B2"/>
    <w:rsid w:val="002E1C92"/>
    <w:rsid w:val="002E2E85"/>
    <w:rsid w:val="002E3ECE"/>
    <w:rsid w:val="002E4C03"/>
    <w:rsid w:val="002E5390"/>
    <w:rsid w:val="002E5F17"/>
    <w:rsid w:val="002F0283"/>
    <w:rsid w:val="002F15B0"/>
    <w:rsid w:val="002F196D"/>
    <w:rsid w:val="002F19E6"/>
    <w:rsid w:val="002F31E5"/>
    <w:rsid w:val="002F36D4"/>
    <w:rsid w:val="002F488C"/>
    <w:rsid w:val="002F5641"/>
    <w:rsid w:val="002F5704"/>
    <w:rsid w:val="002F65F8"/>
    <w:rsid w:val="002F7E33"/>
    <w:rsid w:val="0030238E"/>
    <w:rsid w:val="00303337"/>
    <w:rsid w:val="003037F6"/>
    <w:rsid w:val="00303C1E"/>
    <w:rsid w:val="0030516D"/>
    <w:rsid w:val="00305189"/>
    <w:rsid w:val="003061FE"/>
    <w:rsid w:val="00306295"/>
    <w:rsid w:val="0030640A"/>
    <w:rsid w:val="0030698F"/>
    <w:rsid w:val="00306B2B"/>
    <w:rsid w:val="00306EDE"/>
    <w:rsid w:val="0030740A"/>
    <w:rsid w:val="003076D8"/>
    <w:rsid w:val="00307834"/>
    <w:rsid w:val="0031015B"/>
    <w:rsid w:val="0031046A"/>
    <w:rsid w:val="00310591"/>
    <w:rsid w:val="0031097E"/>
    <w:rsid w:val="0031123B"/>
    <w:rsid w:val="003118B0"/>
    <w:rsid w:val="00311F28"/>
    <w:rsid w:val="003131F0"/>
    <w:rsid w:val="00313752"/>
    <w:rsid w:val="00313AC1"/>
    <w:rsid w:val="00313F25"/>
    <w:rsid w:val="003148F3"/>
    <w:rsid w:val="00314D06"/>
    <w:rsid w:val="0031608E"/>
    <w:rsid w:val="003161FB"/>
    <w:rsid w:val="00316409"/>
    <w:rsid w:val="003208EF"/>
    <w:rsid w:val="00320CF1"/>
    <w:rsid w:val="00321077"/>
    <w:rsid w:val="00321146"/>
    <w:rsid w:val="00321677"/>
    <w:rsid w:val="00322979"/>
    <w:rsid w:val="00322B60"/>
    <w:rsid w:val="003237D6"/>
    <w:rsid w:val="00323D11"/>
    <w:rsid w:val="00324497"/>
    <w:rsid w:val="0032455D"/>
    <w:rsid w:val="0032476A"/>
    <w:rsid w:val="00324911"/>
    <w:rsid w:val="00324A07"/>
    <w:rsid w:val="00324CF6"/>
    <w:rsid w:val="00325588"/>
    <w:rsid w:val="003255CB"/>
    <w:rsid w:val="0032569F"/>
    <w:rsid w:val="00325959"/>
    <w:rsid w:val="003266FE"/>
    <w:rsid w:val="003268C8"/>
    <w:rsid w:val="00326F54"/>
    <w:rsid w:val="00327369"/>
    <w:rsid w:val="003279C5"/>
    <w:rsid w:val="00330B21"/>
    <w:rsid w:val="003328A9"/>
    <w:rsid w:val="00332C99"/>
    <w:rsid w:val="0033360D"/>
    <w:rsid w:val="003336AB"/>
    <w:rsid w:val="00333DD6"/>
    <w:rsid w:val="00333F97"/>
    <w:rsid w:val="00335143"/>
    <w:rsid w:val="0033592F"/>
    <w:rsid w:val="00335F9D"/>
    <w:rsid w:val="003374B5"/>
    <w:rsid w:val="003377D0"/>
    <w:rsid w:val="00340036"/>
    <w:rsid w:val="003410E1"/>
    <w:rsid w:val="0034196D"/>
    <w:rsid w:val="0034246D"/>
    <w:rsid w:val="00343A11"/>
    <w:rsid w:val="003443C4"/>
    <w:rsid w:val="00344F2D"/>
    <w:rsid w:val="003453D4"/>
    <w:rsid w:val="00345402"/>
    <w:rsid w:val="00345898"/>
    <w:rsid w:val="00346275"/>
    <w:rsid w:val="003463C4"/>
    <w:rsid w:val="00347C6C"/>
    <w:rsid w:val="00350043"/>
    <w:rsid w:val="003500D9"/>
    <w:rsid w:val="00350103"/>
    <w:rsid w:val="003503E1"/>
    <w:rsid w:val="003506F4"/>
    <w:rsid w:val="0035090A"/>
    <w:rsid w:val="003516A4"/>
    <w:rsid w:val="00351CE2"/>
    <w:rsid w:val="0035224D"/>
    <w:rsid w:val="0035260E"/>
    <w:rsid w:val="00352F73"/>
    <w:rsid w:val="0035409A"/>
    <w:rsid w:val="0035414A"/>
    <w:rsid w:val="003542A5"/>
    <w:rsid w:val="00354716"/>
    <w:rsid w:val="0035533F"/>
    <w:rsid w:val="003559E2"/>
    <w:rsid w:val="00356162"/>
    <w:rsid w:val="00357695"/>
    <w:rsid w:val="00357A89"/>
    <w:rsid w:val="00357C22"/>
    <w:rsid w:val="003601F3"/>
    <w:rsid w:val="00360582"/>
    <w:rsid w:val="00360673"/>
    <w:rsid w:val="0036074E"/>
    <w:rsid w:val="00360946"/>
    <w:rsid w:val="00360D33"/>
    <w:rsid w:val="00363D1E"/>
    <w:rsid w:val="00364BF7"/>
    <w:rsid w:val="00365084"/>
    <w:rsid w:val="0036565A"/>
    <w:rsid w:val="00365A1A"/>
    <w:rsid w:val="00366C96"/>
    <w:rsid w:val="003675DC"/>
    <w:rsid w:val="003700F9"/>
    <w:rsid w:val="00370443"/>
    <w:rsid w:val="003706CD"/>
    <w:rsid w:val="003717AE"/>
    <w:rsid w:val="0037268C"/>
    <w:rsid w:val="003732A3"/>
    <w:rsid w:val="003736E8"/>
    <w:rsid w:val="00373D0D"/>
    <w:rsid w:val="003751B7"/>
    <w:rsid w:val="00375623"/>
    <w:rsid w:val="00375B14"/>
    <w:rsid w:val="00375F61"/>
    <w:rsid w:val="00376172"/>
    <w:rsid w:val="003764B3"/>
    <w:rsid w:val="0037654C"/>
    <w:rsid w:val="0037709B"/>
    <w:rsid w:val="003770D7"/>
    <w:rsid w:val="00377614"/>
    <w:rsid w:val="00377775"/>
    <w:rsid w:val="00377F1F"/>
    <w:rsid w:val="00380337"/>
    <w:rsid w:val="00380483"/>
    <w:rsid w:val="00381FF4"/>
    <w:rsid w:val="00382529"/>
    <w:rsid w:val="00382E86"/>
    <w:rsid w:val="00383176"/>
    <w:rsid w:val="00383D93"/>
    <w:rsid w:val="00383E6E"/>
    <w:rsid w:val="003846F2"/>
    <w:rsid w:val="00384777"/>
    <w:rsid w:val="00384C45"/>
    <w:rsid w:val="0038507E"/>
    <w:rsid w:val="00385D7D"/>
    <w:rsid w:val="00385ED8"/>
    <w:rsid w:val="003860FF"/>
    <w:rsid w:val="00386701"/>
    <w:rsid w:val="00387F4B"/>
    <w:rsid w:val="00390293"/>
    <w:rsid w:val="003918BD"/>
    <w:rsid w:val="003919B0"/>
    <w:rsid w:val="00391ADD"/>
    <w:rsid w:val="00392416"/>
    <w:rsid w:val="00393AC7"/>
    <w:rsid w:val="00394076"/>
    <w:rsid w:val="003940B7"/>
    <w:rsid w:val="003940E2"/>
    <w:rsid w:val="0039472F"/>
    <w:rsid w:val="00394780"/>
    <w:rsid w:val="00394C13"/>
    <w:rsid w:val="00394EEF"/>
    <w:rsid w:val="0039502D"/>
    <w:rsid w:val="0039628A"/>
    <w:rsid w:val="003976C8"/>
    <w:rsid w:val="00397798"/>
    <w:rsid w:val="003A04AA"/>
    <w:rsid w:val="003A06FC"/>
    <w:rsid w:val="003A0F0F"/>
    <w:rsid w:val="003A2D27"/>
    <w:rsid w:val="003A372C"/>
    <w:rsid w:val="003A3951"/>
    <w:rsid w:val="003A4301"/>
    <w:rsid w:val="003A514A"/>
    <w:rsid w:val="003A5CB9"/>
    <w:rsid w:val="003A6358"/>
    <w:rsid w:val="003A68C4"/>
    <w:rsid w:val="003A71BD"/>
    <w:rsid w:val="003A7CF2"/>
    <w:rsid w:val="003B04FB"/>
    <w:rsid w:val="003B05DA"/>
    <w:rsid w:val="003B0611"/>
    <w:rsid w:val="003B1FFC"/>
    <w:rsid w:val="003B3D58"/>
    <w:rsid w:val="003B4B67"/>
    <w:rsid w:val="003B5330"/>
    <w:rsid w:val="003B54F5"/>
    <w:rsid w:val="003B5CA2"/>
    <w:rsid w:val="003B65DC"/>
    <w:rsid w:val="003B6615"/>
    <w:rsid w:val="003B6915"/>
    <w:rsid w:val="003B6B16"/>
    <w:rsid w:val="003C072F"/>
    <w:rsid w:val="003C0822"/>
    <w:rsid w:val="003C0BE7"/>
    <w:rsid w:val="003C1058"/>
    <w:rsid w:val="003C1391"/>
    <w:rsid w:val="003C1896"/>
    <w:rsid w:val="003C19A4"/>
    <w:rsid w:val="003C1A34"/>
    <w:rsid w:val="003C1EFC"/>
    <w:rsid w:val="003C2D97"/>
    <w:rsid w:val="003C2EA1"/>
    <w:rsid w:val="003C32DE"/>
    <w:rsid w:val="003C4939"/>
    <w:rsid w:val="003C4E58"/>
    <w:rsid w:val="003C56C1"/>
    <w:rsid w:val="003C56EE"/>
    <w:rsid w:val="003C6A01"/>
    <w:rsid w:val="003C7A1E"/>
    <w:rsid w:val="003D08BB"/>
    <w:rsid w:val="003D08D7"/>
    <w:rsid w:val="003D0A9A"/>
    <w:rsid w:val="003D1304"/>
    <w:rsid w:val="003D16CF"/>
    <w:rsid w:val="003D1D3F"/>
    <w:rsid w:val="003D1DD6"/>
    <w:rsid w:val="003D298E"/>
    <w:rsid w:val="003D3FC0"/>
    <w:rsid w:val="003D47F2"/>
    <w:rsid w:val="003D4C4F"/>
    <w:rsid w:val="003D5E3F"/>
    <w:rsid w:val="003D6B7B"/>
    <w:rsid w:val="003E266A"/>
    <w:rsid w:val="003E2A06"/>
    <w:rsid w:val="003E2BF1"/>
    <w:rsid w:val="003E2FBC"/>
    <w:rsid w:val="003E35D8"/>
    <w:rsid w:val="003E3AC1"/>
    <w:rsid w:val="003E3D26"/>
    <w:rsid w:val="003E4595"/>
    <w:rsid w:val="003E4D40"/>
    <w:rsid w:val="003E5237"/>
    <w:rsid w:val="003E56E4"/>
    <w:rsid w:val="003E61EF"/>
    <w:rsid w:val="003E734E"/>
    <w:rsid w:val="003E77B5"/>
    <w:rsid w:val="003E7DF1"/>
    <w:rsid w:val="003E7F70"/>
    <w:rsid w:val="003F085B"/>
    <w:rsid w:val="003F0970"/>
    <w:rsid w:val="003F0BDA"/>
    <w:rsid w:val="003F1BE7"/>
    <w:rsid w:val="003F2386"/>
    <w:rsid w:val="003F30B4"/>
    <w:rsid w:val="003F607B"/>
    <w:rsid w:val="003F6CB6"/>
    <w:rsid w:val="003F6D31"/>
    <w:rsid w:val="003F793E"/>
    <w:rsid w:val="003F7B0C"/>
    <w:rsid w:val="00400006"/>
    <w:rsid w:val="0040025F"/>
    <w:rsid w:val="0040057E"/>
    <w:rsid w:val="004005BC"/>
    <w:rsid w:val="00400A8E"/>
    <w:rsid w:val="00401B0F"/>
    <w:rsid w:val="00401D61"/>
    <w:rsid w:val="00401EAC"/>
    <w:rsid w:val="0040257B"/>
    <w:rsid w:val="00402688"/>
    <w:rsid w:val="00402F02"/>
    <w:rsid w:val="004037BB"/>
    <w:rsid w:val="00403951"/>
    <w:rsid w:val="004039CD"/>
    <w:rsid w:val="00403F87"/>
    <w:rsid w:val="00404985"/>
    <w:rsid w:val="004049A1"/>
    <w:rsid w:val="004050B9"/>
    <w:rsid w:val="00405120"/>
    <w:rsid w:val="0040528E"/>
    <w:rsid w:val="00407B16"/>
    <w:rsid w:val="00407C0C"/>
    <w:rsid w:val="00407F2A"/>
    <w:rsid w:val="00410174"/>
    <w:rsid w:val="00410860"/>
    <w:rsid w:val="0041140A"/>
    <w:rsid w:val="00411838"/>
    <w:rsid w:val="00411B5C"/>
    <w:rsid w:val="00411DDF"/>
    <w:rsid w:val="00412511"/>
    <w:rsid w:val="00412A53"/>
    <w:rsid w:val="00412BA1"/>
    <w:rsid w:val="0041335B"/>
    <w:rsid w:val="004136D4"/>
    <w:rsid w:val="0041374D"/>
    <w:rsid w:val="004139AB"/>
    <w:rsid w:val="004148E2"/>
    <w:rsid w:val="00415544"/>
    <w:rsid w:val="004165B7"/>
    <w:rsid w:val="00417E59"/>
    <w:rsid w:val="00420A00"/>
    <w:rsid w:val="004218A0"/>
    <w:rsid w:val="00421BAF"/>
    <w:rsid w:val="0042245B"/>
    <w:rsid w:val="00422F19"/>
    <w:rsid w:val="004232E2"/>
    <w:rsid w:val="00423354"/>
    <w:rsid w:val="004234F7"/>
    <w:rsid w:val="00423F74"/>
    <w:rsid w:val="0042452E"/>
    <w:rsid w:val="00424685"/>
    <w:rsid w:val="00424F66"/>
    <w:rsid w:val="00425050"/>
    <w:rsid w:val="00425484"/>
    <w:rsid w:val="00425812"/>
    <w:rsid w:val="00430034"/>
    <w:rsid w:val="0043096D"/>
    <w:rsid w:val="00431313"/>
    <w:rsid w:val="0043132C"/>
    <w:rsid w:val="00431866"/>
    <w:rsid w:val="00433C14"/>
    <w:rsid w:val="00434AC5"/>
    <w:rsid w:val="004353B5"/>
    <w:rsid w:val="0043591A"/>
    <w:rsid w:val="0043645F"/>
    <w:rsid w:val="00436656"/>
    <w:rsid w:val="00436EBA"/>
    <w:rsid w:val="00437314"/>
    <w:rsid w:val="0044015D"/>
    <w:rsid w:val="004404D2"/>
    <w:rsid w:val="00440C25"/>
    <w:rsid w:val="004410E3"/>
    <w:rsid w:val="004416ED"/>
    <w:rsid w:val="00441C97"/>
    <w:rsid w:val="00441DAB"/>
    <w:rsid w:val="004438EF"/>
    <w:rsid w:val="00443F43"/>
    <w:rsid w:val="00444D76"/>
    <w:rsid w:val="0044520B"/>
    <w:rsid w:val="0044604F"/>
    <w:rsid w:val="004461B2"/>
    <w:rsid w:val="00446FD0"/>
    <w:rsid w:val="00447597"/>
    <w:rsid w:val="00447699"/>
    <w:rsid w:val="004476E2"/>
    <w:rsid w:val="00447877"/>
    <w:rsid w:val="00447A38"/>
    <w:rsid w:val="00450A8B"/>
    <w:rsid w:val="00450B94"/>
    <w:rsid w:val="00451573"/>
    <w:rsid w:val="004515C0"/>
    <w:rsid w:val="00451912"/>
    <w:rsid w:val="00451BE9"/>
    <w:rsid w:val="00451BF1"/>
    <w:rsid w:val="00452177"/>
    <w:rsid w:val="00452445"/>
    <w:rsid w:val="00452D9E"/>
    <w:rsid w:val="004531B5"/>
    <w:rsid w:val="00453D82"/>
    <w:rsid w:val="004543D4"/>
    <w:rsid w:val="0045481F"/>
    <w:rsid w:val="00454D8D"/>
    <w:rsid w:val="00460183"/>
    <w:rsid w:val="004601E9"/>
    <w:rsid w:val="00460901"/>
    <w:rsid w:val="00461A19"/>
    <w:rsid w:val="00461D8C"/>
    <w:rsid w:val="00461DA0"/>
    <w:rsid w:val="00462327"/>
    <w:rsid w:val="0046273A"/>
    <w:rsid w:val="004628FE"/>
    <w:rsid w:val="00462C01"/>
    <w:rsid w:val="00463DF4"/>
    <w:rsid w:val="004649F2"/>
    <w:rsid w:val="00464E16"/>
    <w:rsid w:val="0046535B"/>
    <w:rsid w:val="0046581B"/>
    <w:rsid w:val="00465D66"/>
    <w:rsid w:val="00465E67"/>
    <w:rsid w:val="00466442"/>
    <w:rsid w:val="00466D05"/>
    <w:rsid w:val="004672C4"/>
    <w:rsid w:val="0046732A"/>
    <w:rsid w:val="00467AA5"/>
    <w:rsid w:val="00467D9E"/>
    <w:rsid w:val="00467FBE"/>
    <w:rsid w:val="00471A2B"/>
    <w:rsid w:val="00471D50"/>
    <w:rsid w:val="00471F4D"/>
    <w:rsid w:val="004724A4"/>
    <w:rsid w:val="00472A0A"/>
    <w:rsid w:val="00473CCC"/>
    <w:rsid w:val="00474103"/>
    <w:rsid w:val="0047413B"/>
    <w:rsid w:val="00475727"/>
    <w:rsid w:val="00475D78"/>
    <w:rsid w:val="00476276"/>
    <w:rsid w:val="004771E3"/>
    <w:rsid w:val="00477CDE"/>
    <w:rsid w:val="00477D38"/>
    <w:rsid w:val="0048164E"/>
    <w:rsid w:val="00481C6A"/>
    <w:rsid w:val="00482101"/>
    <w:rsid w:val="00482F28"/>
    <w:rsid w:val="00482F36"/>
    <w:rsid w:val="0048374E"/>
    <w:rsid w:val="00483DA4"/>
    <w:rsid w:val="00484FD3"/>
    <w:rsid w:val="00485194"/>
    <w:rsid w:val="00485273"/>
    <w:rsid w:val="00485B46"/>
    <w:rsid w:val="00486102"/>
    <w:rsid w:val="00486CA3"/>
    <w:rsid w:val="004871BA"/>
    <w:rsid w:val="00491D1C"/>
    <w:rsid w:val="00492593"/>
    <w:rsid w:val="00492F12"/>
    <w:rsid w:val="00492FB1"/>
    <w:rsid w:val="00493AFC"/>
    <w:rsid w:val="00494CDE"/>
    <w:rsid w:val="004950B0"/>
    <w:rsid w:val="004953C9"/>
    <w:rsid w:val="00496275"/>
    <w:rsid w:val="00496BD7"/>
    <w:rsid w:val="00496FCE"/>
    <w:rsid w:val="00497B93"/>
    <w:rsid w:val="004A02A6"/>
    <w:rsid w:val="004A0B3B"/>
    <w:rsid w:val="004A113D"/>
    <w:rsid w:val="004A155D"/>
    <w:rsid w:val="004A31F8"/>
    <w:rsid w:val="004A3800"/>
    <w:rsid w:val="004A41A7"/>
    <w:rsid w:val="004A4791"/>
    <w:rsid w:val="004A4A36"/>
    <w:rsid w:val="004A4C8B"/>
    <w:rsid w:val="004A4F28"/>
    <w:rsid w:val="004A6420"/>
    <w:rsid w:val="004A69E9"/>
    <w:rsid w:val="004A722D"/>
    <w:rsid w:val="004A730F"/>
    <w:rsid w:val="004A7524"/>
    <w:rsid w:val="004B0153"/>
    <w:rsid w:val="004B0BDA"/>
    <w:rsid w:val="004B2261"/>
    <w:rsid w:val="004B2606"/>
    <w:rsid w:val="004B319C"/>
    <w:rsid w:val="004B3627"/>
    <w:rsid w:val="004B3D7F"/>
    <w:rsid w:val="004B41D9"/>
    <w:rsid w:val="004B462F"/>
    <w:rsid w:val="004B4742"/>
    <w:rsid w:val="004B63EF"/>
    <w:rsid w:val="004B6885"/>
    <w:rsid w:val="004B74C9"/>
    <w:rsid w:val="004B777E"/>
    <w:rsid w:val="004C04FC"/>
    <w:rsid w:val="004C0C3F"/>
    <w:rsid w:val="004C0E4A"/>
    <w:rsid w:val="004C0E63"/>
    <w:rsid w:val="004C132F"/>
    <w:rsid w:val="004C2361"/>
    <w:rsid w:val="004C258A"/>
    <w:rsid w:val="004C2AB2"/>
    <w:rsid w:val="004C34F6"/>
    <w:rsid w:val="004C3560"/>
    <w:rsid w:val="004C37F4"/>
    <w:rsid w:val="004C38E7"/>
    <w:rsid w:val="004C4993"/>
    <w:rsid w:val="004C4B50"/>
    <w:rsid w:val="004C4BF9"/>
    <w:rsid w:val="004C532C"/>
    <w:rsid w:val="004C607D"/>
    <w:rsid w:val="004C6BC2"/>
    <w:rsid w:val="004D1420"/>
    <w:rsid w:val="004D24C0"/>
    <w:rsid w:val="004D2511"/>
    <w:rsid w:val="004D32C1"/>
    <w:rsid w:val="004D34B6"/>
    <w:rsid w:val="004D4231"/>
    <w:rsid w:val="004D4BE2"/>
    <w:rsid w:val="004D4C63"/>
    <w:rsid w:val="004D5BBC"/>
    <w:rsid w:val="004D5CD0"/>
    <w:rsid w:val="004D5DB1"/>
    <w:rsid w:val="004D6CC2"/>
    <w:rsid w:val="004E00DD"/>
    <w:rsid w:val="004E0B5E"/>
    <w:rsid w:val="004E151B"/>
    <w:rsid w:val="004E245E"/>
    <w:rsid w:val="004E32C1"/>
    <w:rsid w:val="004E3F17"/>
    <w:rsid w:val="004E41B9"/>
    <w:rsid w:val="004E43F9"/>
    <w:rsid w:val="004E4A72"/>
    <w:rsid w:val="004E4D47"/>
    <w:rsid w:val="004E5885"/>
    <w:rsid w:val="004E5A21"/>
    <w:rsid w:val="004E5BD0"/>
    <w:rsid w:val="004E7D67"/>
    <w:rsid w:val="004F000E"/>
    <w:rsid w:val="004F0E96"/>
    <w:rsid w:val="004F0F24"/>
    <w:rsid w:val="004F1114"/>
    <w:rsid w:val="004F149F"/>
    <w:rsid w:val="004F491A"/>
    <w:rsid w:val="004F69EB"/>
    <w:rsid w:val="004F6D42"/>
    <w:rsid w:val="004F7608"/>
    <w:rsid w:val="004F7B9A"/>
    <w:rsid w:val="004F7C62"/>
    <w:rsid w:val="005000CC"/>
    <w:rsid w:val="005003C6"/>
    <w:rsid w:val="00500D62"/>
    <w:rsid w:val="0050110A"/>
    <w:rsid w:val="00501B04"/>
    <w:rsid w:val="005032B8"/>
    <w:rsid w:val="00503415"/>
    <w:rsid w:val="00503A53"/>
    <w:rsid w:val="00503E67"/>
    <w:rsid w:val="00504992"/>
    <w:rsid w:val="005062B3"/>
    <w:rsid w:val="00507675"/>
    <w:rsid w:val="00507BB9"/>
    <w:rsid w:val="005100CF"/>
    <w:rsid w:val="00510635"/>
    <w:rsid w:val="00510A62"/>
    <w:rsid w:val="00510A99"/>
    <w:rsid w:val="00510B22"/>
    <w:rsid w:val="00511B6A"/>
    <w:rsid w:val="00511CB7"/>
    <w:rsid w:val="00511EE0"/>
    <w:rsid w:val="005120E9"/>
    <w:rsid w:val="00513384"/>
    <w:rsid w:val="005139DB"/>
    <w:rsid w:val="00513BE5"/>
    <w:rsid w:val="00513C0B"/>
    <w:rsid w:val="00513CD4"/>
    <w:rsid w:val="00514C52"/>
    <w:rsid w:val="00514FD3"/>
    <w:rsid w:val="005160E6"/>
    <w:rsid w:val="00516A43"/>
    <w:rsid w:val="00516D2A"/>
    <w:rsid w:val="00516DEA"/>
    <w:rsid w:val="005179FB"/>
    <w:rsid w:val="00520914"/>
    <w:rsid w:val="00520A8E"/>
    <w:rsid w:val="00520B80"/>
    <w:rsid w:val="00520F8C"/>
    <w:rsid w:val="00521FB8"/>
    <w:rsid w:val="00522296"/>
    <w:rsid w:val="00522B93"/>
    <w:rsid w:val="00523320"/>
    <w:rsid w:val="005236D4"/>
    <w:rsid w:val="005241B3"/>
    <w:rsid w:val="005245B2"/>
    <w:rsid w:val="005249B3"/>
    <w:rsid w:val="00525034"/>
    <w:rsid w:val="00525115"/>
    <w:rsid w:val="005251CD"/>
    <w:rsid w:val="00525D47"/>
    <w:rsid w:val="00525EBF"/>
    <w:rsid w:val="00526104"/>
    <w:rsid w:val="00526578"/>
    <w:rsid w:val="005275E6"/>
    <w:rsid w:val="005303CF"/>
    <w:rsid w:val="005305CC"/>
    <w:rsid w:val="00531042"/>
    <w:rsid w:val="0053193C"/>
    <w:rsid w:val="00531A41"/>
    <w:rsid w:val="00532093"/>
    <w:rsid w:val="0053375D"/>
    <w:rsid w:val="00533E15"/>
    <w:rsid w:val="00534377"/>
    <w:rsid w:val="005359E8"/>
    <w:rsid w:val="00535FB3"/>
    <w:rsid w:val="005373AA"/>
    <w:rsid w:val="00537E9D"/>
    <w:rsid w:val="00540E34"/>
    <w:rsid w:val="005413B2"/>
    <w:rsid w:val="00541479"/>
    <w:rsid w:val="00542B17"/>
    <w:rsid w:val="0054332B"/>
    <w:rsid w:val="0054348E"/>
    <w:rsid w:val="00543E2D"/>
    <w:rsid w:val="00545D08"/>
    <w:rsid w:val="00546137"/>
    <w:rsid w:val="00546501"/>
    <w:rsid w:val="00546585"/>
    <w:rsid w:val="00547A38"/>
    <w:rsid w:val="00547CF0"/>
    <w:rsid w:val="00547F07"/>
    <w:rsid w:val="00550504"/>
    <w:rsid w:val="00550AD3"/>
    <w:rsid w:val="005512FC"/>
    <w:rsid w:val="00551CC7"/>
    <w:rsid w:val="00551D89"/>
    <w:rsid w:val="00551F48"/>
    <w:rsid w:val="00552F58"/>
    <w:rsid w:val="0055333E"/>
    <w:rsid w:val="0055464A"/>
    <w:rsid w:val="005555A8"/>
    <w:rsid w:val="00556318"/>
    <w:rsid w:val="0055652F"/>
    <w:rsid w:val="00557063"/>
    <w:rsid w:val="00557671"/>
    <w:rsid w:val="00557A14"/>
    <w:rsid w:val="00557C4A"/>
    <w:rsid w:val="0056023E"/>
    <w:rsid w:val="0056078B"/>
    <w:rsid w:val="005613BF"/>
    <w:rsid w:val="0056270E"/>
    <w:rsid w:val="00562A63"/>
    <w:rsid w:val="00564584"/>
    <w:rsid w:val="00564D95"/>
    <w:rsid w:val="00565291"/>
    <w:rsid w:val="00565654"/>
    <w:rsid w:val="005661D2"/>
    <w:rsid w:val="005663DA"/>
    <w:rsid w:val="00566B44"/>
    <w:rsid w:val="00567728"/>
    <w:rsid w:val="00567750"/>
    <w:rsid w:val="00567FDF"/>
    <w:rsid w:val="00570253"/>
    <w:rsid w:val="005702D4"/>
    <w:rsid w:val="00571994"/>
    <w:rsid w:val="00571B7F"/>
    <w:rsid w:val="00571CD8"/>
    <w:rsid w:val="00572393"/>
    <w:rsid w:val="00572DE3"/>
    <w:rsid w:val="0057315D"/>
    <w:rsid w:val="00573B81"/>
    <w:rsid w:val="005748E6"/>
    <w:rsid w:val="005765C1"/>
    <w:rsid w:val="00576EAD"/>
    <w:rsid w:val="00576FC4"/>
    <w:rsid w:val="00577C15"/>
    <w:rsid w:val="00580288"/>
    <w:rsid w:val="005804FE"/>
    <w:rsid w:val="0058097F"/>
    <w:rsid w:val="00580FF0"/>
    <w:rsid w:val="005811EB"/>
    <w:rsid w:val="00581894"/>
    <w:rsid w:val="0058209A"/>
    <w:rsid w:val="005828C8"/>
    <w:rsid w:val="00582CE6"/>
    <w:rsid w:val="005831F8"/>
    <w:rsid w:val="005838CC"/>
    <w:rsid w:val="00583EA5"/>
    <w:rsid w:val="00584345"/>
    <w:rsid w:val="005844E7"/>
    <w:rsid w:val="00584D24"/>
    <w:rsid w:val="00585C5B"/>
    <w:rsid w:val="005870D1"/>
    <w:rsid w:val="00590B77"/>
    <w:rsid w:val="00590F59"/>
    <w:rsid w:val="005911D2"/>
    <w:rsid w:val="005912B7"/>
    <w:rsid w:val="005914BA"/>
    <w:rsid w:val="00592F50"/>
    <w:rsid w:val="00595066"/>
    <w:rsid w:val="00595E84"/>
    <w:rsid w:val="00596E69"/>
    <w:rsid w:val="005A0B5D"/>
    <w:rsid w:val="005A1FF9"/>
    <w:rsid w:val="005A25FB"/>
    <w:rsid w:val="005A2707"/>
    <w:rsid w:val="005A35A2"/>
    <w:rsid w:val="005A3C1E"/>
    <w:rsid w:val="005A4EB0"/>
    <w:rsid w:val="005A6C18"/>
    <w:rsid w:val="005A6D55"/>
    <w:rsid w:val="005A6D6F"/>
    <w:rsid w:val="005A73A2"/>
    <w:rsid w:val="005A795A"/>
    <w:rsid w:val="005A79B5"/>
    <w:rsid w:val="005B2FED"/>
    <w:rsid w:val="005B31E7"/>
    <w:rsid w:val="005B3545"/>
    <w:rsid w:val="005B37BC"/>
    <w:rsid w:val="005B389A"/>
    <w:rsid w:val="005B3B1B"/>
    <w:rsid w:val="005B3E14"/>
    <w:rsid w:val="005B421C"/>
    <w:rsid w:val="005B528D"/>
    <w:rsid w:val="005B5F40"/>
    <w:rsid w:val="005B6B5A"/>
    <w:rsid w:val="005B6CB1"/>
    <w:rsid w:val="005B7397"/>
    <w:rsid w:val="005B7751"/>
    <w:rsid w:val="005B7E18"/>
    <w:rsid w:val="005C116B"/>
    <w:rsid w:val="005C140E"/>
    <w:rsid w:val="005C1969"/>
    <w:rsid w:val="005C24B0"/>
    <w:rsid w:val="005C2BB3"/>
    <w:rsid w:val="005C3258"/>
    <w:rsid w:val="005C3EAC"/>
    <w:rsid w:val="005C4804"/>
    <w:rsid w:val="005C4CF5"/>
    <w:rsid w:val="005C7520"/>
    <w:rsid w:val="005C75BA"/>
    <w:rsid w:val="005C7AE1"/>
    <w:rsid w:val="005D1546"/>
    <w:rsid w:val="005D1FF8"/>
    <w:rsid w:val="005D4D41"/>
    <w:rsid w:val="005D53B3"/>
    <w:rsid w:val="005D5721"/>
    <w:rsid w:val="005D6C3C"/>
    <w:rsid w:val="005D72D7"/>
    <w:rsid w:val="005E0969"/>
    <w:rsid w:val="005E1EAC"/>
    <w:rsid w:val="005E20DD"/>
    <w:rsid w:val="005E24C3"/>
    <w:rsid w:val="005E3573"/>
    <w:rsid w:val="005E3F2C"/>
    <w:rsid w:val="005E41EC"/>
    <w:rsid w:val="005E42F7"/>
    <w:rsid w:val="005E44DF"/>
    <w:rsid w:val="005E5A37"/>
    <w:rsid w:val="005E6FCE"/>
    <w:rsid w:val="005F063F"/>
    <w:rsid w:val="005F078F"/>
    <w:rsid w:val="005F1453"/>
    <w:rsid w:val="005F1C3A"/>
    <w:rsid w:val="005F20DB"/>
    <w:rsid w:val="005F2776"/>
    <w:rsid w:val="005F2E32"/>
    <w:rsid w:val="005F3183"/>
    <w:rsid w:val="005F379D"/>
    <w:rsid w:val="005F504C"/>
    <w:rsid w:val="005F51FD"/>
    <w:rsid w:val="005F59E8"/>
    <w:rsid w:val="005F5A32"/>
    <w:rsid w:val="005F5A72"/>
    <w:rsid w:val="005F64E9"/>
    <w:rsid w:val="005F6EC0"/>
    <w:rsid w:val="005F7263"/>
    <w:rsid w:val="005F7534"/>
    <w:rsid w:val="005F7C94"/>
    <w:rsid w:val="006002D0"/>
    <w:rsid w:val="00600540"/>
    <w:rsid w:val="00600B58"/>
    <w:rsid w:val="00601DC2"/>
    <w:rsid w:val="00601F10"/>
    <w:rsid w:val="006028ED"/>
    <w:rsid w:val="00603558"/>
    <w:rsid w:val="00604BF1"/>
    <w:rsid w:val="00604E2D"/>
    <w:rsid w:val="00605353"/>
    <w:rsid w:val="00605B33"/>
    <w:rsid w:val="00606DBE"/>
    <w:rsid w:val="00607413"/>
    <w:rsid w:val="00607807"/>
    <w:rsid w:val="0061023D"/>
    <w:rsid w:val="006108D2"/>
    <w:rsid w:val="006118FD"/>
    <w:rsid w:val="00612C7E"/>
    <w:rsid w:val="0061315A"/>
    <w:rsid w:val="0061456A"/>
    <w:rsid w:val="006145F1"/>
    <w:rsid w:val="00614B97"/>
    <w:rsid w:val="00614B99"/>
    <w:rsid w:val="00615228"/>
    <w:rsid w:val="006159A1"/>
    <w:rsid w:val="006164F0"/>
    <w:rsid w:val="00617AB9"/>
    <w:rsid w:val="00617BA5"/>
    <w:rsid w:val="00617EB5"/>
    <w:rsid w:val="00620004"/>
    <w:rsid w:val="0062023E"/>
    <w:rsid w:val="006204C8"/>
    <w:rsid w:val="006209B6"/>
    <w:rsid w:val="006216C1"/>
    <w:rsid w:val="00622084"/>
    <w:rsid w:val="00622683"/>
    <w:rsid w:val="00622800"/>
    <w:rsid w:val="00623193"/>
    <w:rsid w:val="00623AB6"/>
    <w:rsid w:val="00623B75"/>
    <w:rsid w:val="00624A22"/>
    <w:rsid w:val="00624BE9"/>
    <w:rsid w:val="00625163"/>
    <w:rsid w:val="0062525F"/>
    <w:rsid w:val="00625804"/>
    <w:rsid w:val="006269B6"/>
    <w:rsid w:val="00630589"/>
    <w:rsid w:val="006306E8"/>
    <w:rsid w:val="0063093A"/>
    <w:rsid w:val="00630DC4"/>
    <w:rsid w:val="00630E74"/>
    <w:rsid w:val="006317EF"/>
    <w:rsid w:val="00631BAD"/>
    <w:rsid w:val="00631E41"/>
    <w:rsid w:val="00633135"/>
    <w:rsid w:val="0063343A"/>
    <w:rsid w:val="0063395E"/>
    <w:rsid w:val="00633D2C"/>
    <w:rsid w:val="00633F48"/>
    <w:rsid w:val="006340D6"/>
    <w:rsid w:val="006343A9"/>
    <w:rsid w:val="0063442F"/>
    <w:rsid w:val="0063565E"/>
    <w:rsid w:val="006363B9"/>
    <w:rsid w:val="00637DBE"/>
    <w:rsid w:val="006406E0"/>
    <w:rsid w:val="00640700"/>
    <w:rsid w:val="006418C2"/>
    <w:rsid w:val="00641E90"/>
    <w:rsid w:val="0064236D"/>
    <w:rsid w:val="006429D3"/>
    <w:rsid w:val="00645E86"/>
    <w:rsid w:val="0064641B"/>
    <w:rsid w:val="0064793F"/>
    <w:rsid w:val="00647F7B"/>
    <w:rsid w:val="00647F9F"/>
    <w:rsid w:val="006506CC"/>
    <w:rsid w:val="00650A6A"/>
    <w:rsid w:val="00650FF2"/>
    <w:rsid w:val="006517F1"/>
    <w:rsid w:val="006522B3"/>
    <w:rsid w:val="0065233D"/>
    <w:rsid w:val="0065293C"/>
    <w:rsid w:val="00652C79"/>
    <w:rsid w:val="00652EC2"/>
    <w:rsid w:val="00653195"/>
    <w:rsid w:val="00653EC6"/>
    <w:rsid w:val="00653FC8"/>
    <w:rsid w:val="00654AC0"/>
    <w:rsid w:val="00654F4E"/>
    <w:rsid w:val="006567E3"/>
    <w:rsid w:val="00656B51"/>
    <w:rsid w:val="00657064"/>
    <w:rsid w:val="006579B7"/>
    <w:rsid w:val="006615AE"/>
    <w:rsid w:val="00661B02"/>
    <w:rsid w:val="00661E59"/>
    <w:rsid w:val="00661E64"/>
    <w:rsid w:val="0066234F"/>
    <w:rsid w:val="00662874"/>
    <w:rsid w:val="00662916"/>
    <w:rsid w:val="006632BC"/>
    <w:rsid w:val="00664F69"/>
    <w:rsid w:val="00665939"/>
    <w:rsid w:val="006661BC"/>
    <w:rsid w:val="00666D14"/>
    <w:rsid w:val="006672C3"/>
    <w:rsid w:val="0066758A"/>
    <w:rsid w:val="006678CC"/>
    <w:rsid w:val="00670278"/>
    <w:rsid w:val="00671587"/>
    <w:rsid w:val="00671CAA"/>
    <w:rsid w:val="0067280E"/>
    <w:rsid w:val="00672D76"/>
    <w:rsid w:val="00672EDD"/>
    <w:rsid w:val="006733E1"/>
    <w:rsid w:val="00673479"/>
    <w:rsid w:val="00673764"/>
    <w:rsid w:val="00673AD2"/>
    <w:rsid w:val="006746FD"/>
    <w:rsid w:val="00674CC8"/>
    <w:rsid w:val="006753BF"/>
    <w:rsid w:val="00675499"/>
    <w:rsid w:val="00675C40"/>
    <w:rsid w:val="00675F49"/>
    <w:rsid w:val="0067657A"/>
    <w:rsid w:val="006770FB"/>
    <w:rsid w:val="00677DCF"/>
    <w:rsid w:val="00677F1A"/>
    <w:rsid w:val="006807C2"/>
    <w:rsid w:val="006814F4"/>
    <w:rsid w:val="00681BAA"/>
    <w:rsid w:val="00681E72"/>
    <w:rsid w:val="00682BD4"/>
    <w:rsid w:val="00682C42"/>
    <w:rsid w:val="00682F27"/>
    <w:rsid w:val="0068335E"/>
    <w:rsid w:val="00683972"/>
    <w:rsid w:val="00683CEE"/>
    <w:rsid w:val="0068400B"/>
    <w:rsid w:val="00684229"/>
    <w:rsid w:val="00684A61"/>
    <w:rsid w:val="00685276"/>
    <w:rsid w:val="00685BCA"/>
    <w:rsid w:val="00686566"/>
    <w:rsid w:val="00686D30"/>
    <w:rsid w:val="00687020"/>
    <w:rsid w:val="0068718C"/>
    <w:rsid w:val="006874BA"/>
    <w:rsid w:val="00687A2F"/>
    <w:rsid w:val="0069003A"/>
    <w:rsid w:val="006907C7"/>
    <w:rsid w:val="006910EE"/>
    <w:rsid w:val="00691E94"/>
    <w:rsid w:val="00692737"/>
    <w:rsid w:val="00692885"/>
    <w:rsid w:val="00694880"/>
    <w:rsid w:val="00695728"/>
    <w:rsid w:val="006957C5"/>
    <w:rsid w:val="00696283"/>
    <w:rsid w:val="006962DD"/>
    <w:rsid w:val="00697399"/>
    <w:rsid w:val="0069747C"/>
    <w:rsid w:val="006976D7"/>
    <w:rsid w:val="006A04F8"/>
    <w:rsid w:val="006A13F1"/>
    <w:rsid w:val="006A1897"/>
    <w:rsid w:val="006A1C1A"/>
    <w:rsid w:val="006A2E0E"/>
    <w:rsid w:val="006A2E68"/>
    <w:rsid w:val="006A30D6"/>
    <w:rsid w:val="006A39C9"/>
    <w:rsid w:val="006A4B6F"/>
    <w:rsid w:val="006A4D24"/>
    <w:rsid w:val="006A4D48"/>
    <w:rsid w:val="006A64A3"/>
    <w:rsid w:val="006A663C"/>
    <w:rsid w:val="006A796D"/>
    <w:rsid w:val="006B04DC"/>
    <w:rsid w:val="006B09BD"/>
    <w:rsid w:val="006B0D54"/>
    <w:rsid w:val="006B206F"/>
    <w:rsid w:val="006B2BDD"/>
    <w:rsid w:val="006B32CF"/>
    <w:rsid w:val="006B3A1B"/>
    <w:rsid w:val="006B4485"/>
    <w:rsid w:val="006B4803"/>
    <w:rsid w:val="006B4AD9"/>
    <w:rsid w:val="006B51AB"/>
    <w:rsid w:val="006B5D26"/>
    <w:rsid w:val="006B5E14"/>
    <w:rsid w:val="006B6400"/>
    <w:rsid w:val="006B75C4"/>
    <w:rsid w:val="006B7A5C"/>
    <w:rsid w:val="006B7D17"/>
    <w:rsid w:val="006C040B"/>
    <w:rsid w:val="006C1687"/>
    <w:rsid w:val="006C1A10"/>
    <w:rsid w:val="006C1CB2"/>
    <w:rsid w:val="006C1E15"/>
    <w:rsid w:val="006C2124"/>
    <w:rsid w:val="006C3B72"/>
    <w:rsid w:val="006C3BEF"/>
    <w:rsid w:val="006C3F1F"/>
    <w:rsid w:val="006C4990"/>
    <w:rsid w:val="006C4B69"/>
    <w:rsid w:val="006C5603"/>
    <w:rsid w:val="006C56B4"/>
    <w:rsid w:val="006C5EDF"/>
    <w:rsid w:val="006C6049"/>
    <w:rsid w:val="006C7205"/>
    <w:rsid w:val="006D04AE"/>
    <w:rsid w:val="006D3D49"/>
    <w:rsid w:val="006D477F"/>
    <w:rsid w:val="006D591E"/>
    <w:rsid w:val="006D5D1B"/>
    <w:rsid w:val="006D60A5"/>
    <w:rsid w:val="006D62B2"/>
    <w:rsid w:val="006D64D3"/>
    <w:rsid w:val="006D655B"/>
    <w:rsid w:val="006D6663"/>
    <w:rsid w:val="006D772A"/>
    <w:rsid w:val="006D7D95"/>
    <w:rsid w:val="006E0E9A"/>
    <w:rsid w:val="006E11D5"/>
    <w:rsid w:val="006E18EA"/>
    <w:rsid w:val="006E2056"/>
    <w:rsid w:val="006E212D"/>
    <w:rsid w:val="006E2404"/>
    <w:rsid w:val="006E36CB"/>
    <w:rsid w:val="006E450D"/>
    <w:rsid w:val="006E48EE"/>
    <w:rsid w:val="006E4CB8"/>
    <w:rsid w:val="006E50FD"/>
    <w:rsid w:val="006E5199"/>
    <w:rsid w:val="006E5D23"/>
    <w:rsid w:val="006E6A1B"/>
    <w:rsid w:val="006E742D"/>
    <w:rsid w:val="006E76F0"/>
    <w:rsid w:val="006E7A04"/>
    <w:rsid w:val="006F0F35"/>
    <w:rsid w:val="006F0F43"/>
    <w:rsid w:val="006F0FD0"/>
    <w:rsid w:val="006F1B63"/>
    <w:rsid w:val="006F25FF"/>
    <w:rsid w:val="006F29E0"/>
    <w:rsid w:val="006F2ECF"/>
    <w:rsid w:val="006F3657"/>
    <w:rsid w:val="006F4EC3"/>
    <w:rsid w:val="006F5C19"/>
    <w:rsid w:val="006F6504"/>
    <w:rsid w:val="006F6A8C"/>
    <w:rsid w:val="00700B70"/>
    <w:rsid w:val="00701A29"/>
    <w:rsid w:val="00702442"/>
    <w:rsid w:val="00702DB0"/>
    <w:rsid w:val="00702E2D"/>
    <w:rsid w:val="00702F71"/>
    <w:rsid w:val="0070483E"/>
    <w:rsid w:val="00704F6E"/>
    <w:rsid w:val="00704F9A"/>
    <w:rsid w:val="00706478"/>
    <w:rsid w:val="007079C2"/>
    <w:rsid w:val="00710131"/>
    <w:rsid w:val="00710B1C"/>
    <w:rsid w:val="007110CD"/>
    <w:rsid w:val="00712A19"/>
    <w:rsid w:val="00713EC2"/>
    <w:rsid w:val="007140E5"/>
    <w:rsid w:val="007157CA"/>
    <w:rsid w:val="00715C47"/>
    <w:rsid w:val="0071781D"/>
    <w:rsid w:val="007178F5"/>
    <w:rsid w:val="0071796C"/>
    <w:rsid w:val="00717D13"/>
    <w:rsid w:val="00717EFC"/>
    <w:rsid w:val="00717F50"/>
    <w:rsid w:val="00720955"/>
    <w:rsid w:val="00721BE6"/>
    <w:rsid w:val="0072261A"/>
    <w:rsid w:val="00722D18"/>
    <w:rsid w:val="007233E5"/>
    <w:rsid w:val="0072363E"/>
    <w:rsid w:val="00724A03"/>
    <w:rsid w:val="00725D72"/>
    <w:rsid w:val="007263DB"/>
    <w:rsid w:val="00726B50"/>
    <w:rsid w:val="00727215"/>
    <w:rsid w:val="0072780E"/>
    <w:rsid w:val="00727933"/>
    <w:rsid w:val="00727A78"/>
    <w:rsid w:val="00727E3D"/>
    <w:rsid w:val="00727E9A"/>
    <w:rsid w:val="00730C90"/>
    <w:rsid w:val="00732325"/>
    <w:rsid w:val="00732AC5"/>
    <w:rsid w:val="00732B87"/>
    <w:rsid w:val="00733013"/>
    <w:rsid w:val="00733FB3"/>
    <w:rsid w:val="00733FE8"/>
    <w:rsid w:val="0073429F"/>
    <w:rsid w:val="007348A2"/>
    <w:rsid w:val="007350D8"/>
    <w:rsid w:val="00736BE6"/>
    <w:rsid w:val="007377FF"/>
    <w:rsid w:val="00737C37"/>
    <w:rsid w:val="00737DA6"/>
    <w:rsid w:val="007405E8"/>
    <w:rsid w:val="00741F86"/>
    <w:rsid w:val="007425F0"/>
    <w:rsid w:val="00742DDC"/>
    <w:rsid w:val="007433DA"/>
    <w:rsid w:val="0074340E"/>
    <w:rsid w:val="00743467"/>
    <w:rsid w:val="00743A9D"/>
    <w:rsid w:val="00744729"/>
    <w:rsid w:val="00744E54"/>
    <w:rsid w:val="0074508F"/>
    <w:rsid w:val="007453D4"/>
    <w:rsid w:val="007456FF"/>
    <w:rsid w:val="00745B24"/>
    <w:rsid w:val="00746827"/>
    <w:rsid w:val="00746AEA"/>
    <w:rsid w:val="00746E8E"/>
    <w:rsid w:val="00746F10"/>
    <w:rsid w:val="0074787A"/>
    <w:rsid w:val="00750A1A"/>
    <w:rsid w:val="007527CD"/>
    <w:rsid w:val="007529E5"/>
    <w:rsid w:val="007545AE"/>
    <w:rsid w:val="007549F5"/>
    <w:rsid w:val="0075529C"/>
    <w:rsid w:val="00755796"/>
    <w:rsid w:val="0075754F"/>
    <w:rsid w:val="007601A2"/>
    <w:rsid w:val="0076088A"/>
    <w:rsid w:val="00760AF5"/>
    <w:rsid w:val="00761FA8"/>
    <w:rsid w:val="00762F83"/>
    <w:rsid w:val="00765ABF"/>
    <w:rsid w:val="0076616A"/>
    <w:rsid w:val="00766294"/>
    <w:rsid w:val="00766E08"/>
    <w:rsid w:val="00767043"/>
    <w:rsid w:val="00767E90"/>
    <w:rsid w:val="007704F2"/>
    <w:rsid w:val="00770657"/>
    <w:rsid w:val="00770E16"/>
    <w:rsid w:val="00770FE2"/>
    <w:rsid w:val="0077101C"/>
    <w:rsid w:val="007723B6"/>
    <w:rsid w:val="0077325A"/>
    <w:rsid w:val="0077388E"/>
    <w:rsid w:val="00774A01"/>
    <w:rsid w:val="0077546F"/>
    <w:rsid w:val="007757EE"/>
    <w:rsid w:val="00776BFC"/>
    <w:rsid w:val="00777ED3"/>
    <w:rsid w:val="007801A4"/>
    <w:rsid w:val="007801CF"/>
    <w:rsid w:val="00780661"/>
    <w:rsid w:val="00781510"/>
    <w:rsid w:val="00781A03"/>
    <w:rsid w:val="00781B15"/>
    <w:rsid w:val="00781EEB"/>
    <w:rsid w:val="00782538"/>
    <w:rsid w:val="00782C6C"/>
    <w:rsid w:val="007830F6"/>
    <w:rsid w:val="0078390F"/>
    <w:rsid w:val="00785E61"/>
    <w:rsid w:val="0078750E"/>
    <w:rsid w:val="00787609"/>
    <w:rsid w:val="00790062"/>
    <w:rsid w:val="00790574"/>
    <w:rsid w:val="0079086A"/>
    <w:rsid w:val="0079089C"/>
    <w:rsid w:val="00791052"/>
    <w:rsid w:val="0079333A"/>
    <w:rsid w:val="007938B8"/>
    <w:rsid w:val="00793C98"/>
    <w:rsid w:val="007941E4"/>
    <w:rsid w:val="007957F6"/>
    <w:rsid w:val="00795AA7"/>
    <w:rsid w:val="00795C68"/>
    <w:rsid w:val="00795D2A"/>
    <w:rsid w:val="0079608E"/>
    <w:rsid w:val="007A1728"/>
    <w:rsid w:val="007A1E2B"/>
    <w:rsid w:val="007A1F03"/>
    <w:rsid w:val="007A238A"/>
    <w:rsid w:val="007A27B5"/>
    <w:rsid w:val="007A2EDC"/>
    <w:rsid w:val="007A30E8"/>
    <w:rsid w:val="007A34FC"/>
    <w:rsid w:val="007A37AE"/>
    <w:rsid w:val="007A38A1"/>
    <w:rsid w:val="007A4647"/>
    <w:rsid w:val="007A4730"/>
    <w:rsid w:val="007A4D70"/>
    <w:rsid w:val="007A544D"/>
    <w:rsid w:val="007A558C"/>
    <w:rsid w:val="007A5B62"/>
    <w:rsid w:val="007A5FAE"/>
    <w:rsid w:val="007A610F"/>
    <w:rsid w:val="007A6325"/>
    <w:rsid w:val="007A67B5"/>
    <w:rsid w:val="007A6814"/>
    <w:rsid w:val="007A6ACC"/>
    <w:rsid w:val="007A6FEC"/>
    <w:rsid w:val="007A7378"/>
    <w:rsid w:val="007B06AA"/>
    <w:rsid w:val="007B096E"/>
    <w:rsid w:val="007B108E"/>
    <w:rsid w:val="007B1496"/>
    <w:rsid w:val="007B1587"/>
    <w:rsid w:val="007B1CA4"/>
    <w:rsid w:val="007B1DC4"/>
    <w:rsid w:val="007B1FD3"/>
    <w:rsid w:val="007B22FA"/>
    <w:rsid w:val="007B2ACC"/>
    <w:rsid w:val="007B3D1B"/>
    <w:rsid w:val="007B3DAA"/>
    <w:rsid w:val="007B42EA"/>
    <w:rsid w:val="007B4660"/>
    <w:rsid w:val="007B4A5B"/>
    <w:rsid w:val="007B4B22"/>
    <w:rsid w:val="007B516F"/>
    <w:rsid w:val="007B56E5"/>
    <w:rsid w:val="007B56FA"/>
    <w:rsid w:val="007B5936"/>
    <w:rsid w:val="007B612F"/>
    <w:rsid w:val="007C0BD1"/>
    <w:rsid w:val="007C224B"/>
    <w:rsid w:val="007C2473"/>
    <w:rsid w:val="007C278F"/>
    <w:rsid w:val="007C2D42"/>
    <w:rsid w:val="007C3485"/>
    <w:rsid w:val="007C3F70"/>
    <w:rsid w:val="007C5496"/>
    <w:rsid w:val="007C5A43"/>
    <w:rsid w:val="007C6F06"/>
    <w:rsid w:val="007D0221"/>
    <w:rsid w:val="007D0367"/>
    <w:rsid w:val="007D0427"/>
    <w:rsid w:val="007D0DB9"/>
    <w:rsid w:val="007D133B"/>
    <w:rsid w:val="007D165B"/>
    <w:rsid w:val="007D264F"/>
    <w:rsid w:val="007D276D"/>
    <w:rsid w:val="007D2B7A"/>
    <w:rsid w:val="007D2ED6"/>
    <w:rsid w:val="007D38E6"/>
    <w:rsid w:val="007D3DF1"/>
    <w:rsid w:val="007D4465"/>
    <w:rsid w:val="007D4850"/>
    <w:rsid w:val="007D4B35"/>
    <w:rsid w:val="007D5019"/>
    <w:rsid w:val="007D5B54"/>
    <w:rsid w:val="007D5C9D"/>
    <w:rsid w:val="007D6BD3"/>
    <w:rsid w:val="007D6D8F"/>
    <w:rsid w:val="007D6FA9"/>
    <w:rsid w:val="007D74FA"/>
    <w:rsid w:val="007D7B46"/>
    <w:rsid w:val="007E0288"/>
    <w:rsid w:val="007E0FEE"/>
    <w:rsid w:val="007E127B"/>
    <w:rsid w:val="007E131C"/>
    <w:rsid w:val="007E140A"/>
    <w:rsid w:val="007E1CBE"/>
    <w:rsid w:val="007E1E08"/>
    <w:rsid w:val="007E4186"/>
    <w:rsid w:val="007E423E"/>
    <w:rsid w:val="007E668D"/>
    <w:rsid w:val="007E68F9"/>
    <w:rsid w:val="007E6967"/>
    <w:rsid w:val="007E6F45"/>
    <w:rsid w:val="007E7DA1"/>
    <w:rsid w:val="007F03C3"/>
    <w:rsid w:val="007F0A40"/>
    <w:rsid w:val="007F1969"/>
    <w:rsid w:val="007F1B11"/>
    <w:rsid w:val="007F322E"/>
    <w:rsid w:val="007F4DA7"/>
    <w:rsid w:val="007F4E6E"/>
    <w:rsid w:val="007F5D07"/>
    <w:rsid w:val="007F6376"/>
    <w:rsid w:val="007F638F"/>
    <w:rsid w:val="007F64DC"/>
    <w:rsid w:val="007F6F58"/>
    <w:rsid w:val="00800052"/>
    <w:rsid w:val="00800232"/>
    <w:rsid w:val="00800335"/>
    <w:rsid w:val="00800A6C"/>
    <w:rsid w:val="00800DC6"/>
    <w:rsid w:val="00800DC8"/>
    <w:rsid w:val="00800ECC"/>
    <w:rsid w:val="00801A7B"/>
    <w:rsid w:val="00801A81"/>
    <w:rsid w:val="00801D18"/>
    <w:rsid w:val="00803AF0"/>
    <w:rsid w:val="00806360"/>
    <w:rsid w:val="008064BC"/>
    <w:rsid w:val="00806519"/>
    <w:rsid w:val="008066E8"/>
    <w:rsid w:val="00806BF2"/>
    <w:rsid w:val="008074DE"/>
    <w:rsid w:val="008078D7"/>
    <w:rsid w:val="00807F01"/>
    <w:rsid w:val="008102B0"/>
    <w:rsid w:val="00810AF9"/>
    <w:rsid w:val="008115A1"/>
    <w:rsid w:val="00811691"/>
    <w:rsid w:val="00811961"/>
    <w:rsid w:val="008119D0"/>
    <w:rsid w:val="00812AD2"/>
    <w:rsid w:val="00812AE5"/>
    <w:rsid w:val="00812B8C"/>
    <w:rsid w:val="008133C6"/>
    <w:rsid w:val="008135A5"/>
    <w:rsid w:val="00813F6F"/>
    <w:rsid w:val="008146FE"/>
    <w:rsid w:val="00814854"/>
    <w:rsid w:val="00814C5B"/>
    <w:rsid w:val="00815777"/>
    <w:rsid w:val="00815EEB"/>
    <w:rsid w:val="0081643F"/>
    <w:rsid w:val="0081685A"/>
    <w:rsid w:val="0081785E"/>
    <w:rsid w:val="00817965"/>
    <w:rsid w:val="00817C3A"/>
    <w:rsid w:val="00821435"/>
    <w:rsid w:val="0082171A"/>
    <w:rsid w:val="00821A14"/>
    <w:rsid w:val="00821B18"/>
    <w:rsid w:val="00822016"/>
    <w:rsid w:val="00822B89"/>
    <w:rsid w:val="0082431D"/>
    <w:rsid w:val="0082456D"/>
    <w:rsid w:val="00825606"/>
    <w:rsid w:val="00826873"/>
    <w:rsid w:val="008269D6"/>
    <w:rsid w:val="00827132"/>
    <w:rsid w:val="00827654"/>
    <w:rsid w:val="0082772E"/>
    <w:rsid w:val="008279BB"/>
    <w:rsid w:val="0083114D"/>
    <w:rsid w:val="00831B96"/>
    <w:rsid w:val="00831C3F"/>
    <w:rsid w:val="0083201C"/>
    <w:rsid w:val="008324B3"/>
    <w:rsid w:val="00832F40"/>
    <w:rsid w:val="008334DF"/>
    <w:rsid w:val="0083374C"/>
    <w:rsid w:val="008346EA"/>
    <w:rsid w:val="00834927"/>
    <w:rsid w:val="0083523B"/>
    <w:rsid w:val="00835D61"/>
    <w:rsid w:val="00836409"/>
    <w:rsid w:val="00836BF0"/>
    <w:rsid w:val="00836DAF"/>
    <w:rsid w:val="00837E04"/>
    <w:rsid w:val="00837FCA"/>
    <w:rsid w:val="0084145E"/>
    <w:rsid w:val="00842484"/>
    <w:rsid w:val="00842E1C"/>
    <w:rsid w:val="00843B84"/>
    <w:rsid w:val="00843C7A"/>
    <w:rsid w:val="008442E4"/>
    <w:rsid w:val="008446BA"/>
    <w:rsid w:val="00844A6C"/>
    <w:rsid w:val="008454B8"/>
    <w:rsid w:val="00845C1E"/>
    <w:rsid w:val="00845E4A"/>
    <w:rsid w:val="00845F10"/>
    <w:rsid w:val="00846577"/>
    <w:rsid w:val="00846ECE"/>
    <w:rsid w:val="00847966"/>
    <w:rsid w:val="0085056D"/>
    <w:rsid w:val="0085059E"/>
    <w:rsid w:val="00850EF7"/>
    <w:rsid w:val="0085127E"/>
    <w:rsid w:val="008516F0"/>
    <w:rsid w:val="00851727"/>
    <w:rsid w:val="00851789"/>
    <w:rsid w:val="00851B7B"/>
    <w:rsid w:val="00852369"/>
    <w:rsid w:val="0085285F"/>
    <w:rsid w:val="008528DA"/>
    <w:rsid w:val="00853520"/>
    <w:rsid w:val="00853666"/>
    <w:rsid w:val="00854488"/>
    <w:rsid w:val="0085499F"/>
    <w:rsid w:val="0085628E"/>
    <w:rsid w:val="008569EA"/>
    <w:rsid w:val="00856AB1"/>
    <w:rsid w:val="00856CA0"/>
    <w:rsid w:val="00856CC4"/>
    <w:rsid w:val="00857557"/>
    <w:rsid w:val="00860083"/>
    <w:rsid w:val="0086060B"/>
    <w:rsid w:val="008609C5"/>
    <w:rsid w:val="008628DA"/>
    <w:rsid w:val="00862ABD"/>
    <w:rsid w:val="00864401"/>
    <w:rsid w:val="0086463F"/>
    <w:rsid w:val="00864A31"/>
    <w:rsid w:val="008652BC"/>
    <w:rsid w:val="008653B2"/>
    <w:rsid w:val="00865E1B"/>
    <w:rsid w:val="008662A5"/>
    <w:rsid w:val="00866576"/>
    <w:rsid w:val="008669ED"/>
    <w:rsid w:val="00866C91"/>
    <w:rsid w:val="00866CFE"/>
    <w:rsid w:val="008672B7"/>
    <w:rsid w:val="008700DF"/>
    <w:rsid w:val="00870ED2"/>
    <w:rsid w:val="0087180E"/>
    <w:rsid w:val="00871A7F"/>
    <w:rsid w:val="008727EF"/>
    <w:rsid w:val="00872AAB"/>
    <w:rsid w:val="0087326F"/>
    <w:rsid w:val="008733A5"/>
    <w:rsid w:val="0087460B"/>
    <w:rsid w:val="008746D6"/>
    <w:rsid w:val="008750AD"/>
    <w:rsid w:val="00875863"/>
    <w:rsid w:val="008761B9"/>
    <w:rsid w:val="00876247"/>
    <w:rsid w:val="008764A8"/>
    <w:rsid w:val="00876575"/>
    <w:rsid w:val="00876589"/>
    <w:rsid w:val="00880015"/>
    <w:rsid w:val="00881A6A"/>
    <w:rsid w:val="00881CFB"/>
    <w:rsid w:val="008846DB"/>
    <w:rsid w:val="00885C3F"/>
    <w:rsid w:val="00885E7C"/>
    <w:rsid w:val="00886054"/>
    <w:rsid w:val="00886953"/>
    <w:rsid w:val="00886CE8"/>
    <w:rsid w:val="00886FCB"/>
    <w:rsid w:val="008902E1"/>
    <w:rsid w:val="00890549"/>
    <w:rsid w:val="00890EC9"/>
    <w:rsid w:val="00892543"/>
    <w:rsid w:val="008926F2"/>
    <w:rsid w:val="0089286C"/>
    <w:rsid w:val="00892DAE"/>
    <w:rsid w:val="00893163"/>
    <w:rsid w:val="00895E04"/>
    <w:rsid w:val="0089634E"/>
    <w:rsid w:val="008969E2"/>
    <w:rsid w:val="008974FE"/>
    <w:rsid w:val="008A026D"/>
    <w:rsid w:val="008A3911"/>
    <w:rsid w:val="008A4535"/>
    <w:rsid w:val="008A459E"/>
    <w:rsid w:val="008A483B"/>
    <w:rsid w:val="008A4AA7"/>
    <w:rsid w:val="008A4F6F"/>
    <w:rsid w:val="008A55C7"/>
    <w:rsid w:val="008A57E8"/>
    <w:rsid w:val="008A658B"/>
    <w:rsid w:val="008A65F2"/>
    <w:rsid w:val="008A73C6"/>
    <w:rsid w:val="008A7543"/>
    <w:rsid w:val="008A78BD"/>
    <w:rsid w:val="008B1302"/>
    <w:rsid w:val="008B14ED"/>
    <w:rsid w:val="008B1924"/>
    <w:rsid w:val="008B1F54"/>
    <w:rsid w:val="008B24CF"/>
    <w:rsid w:val="008B2B14"/>
    <w:rsid w:val="008B4640"/>
    <w:rsid w:val="008B565C"/>
    <w:rsid w:val="008B58B7"/>
    <w:rsid w:val="008B5DAB"/>
    <w:rsid w:val="008B5EBE"/>
    <w:rsid w:val="008B6ED7"/>
    <w:rsid w:val="008B720C"/>
    <w:rsid w:val="008B774C"/>
    <w:rsid w:val="008B7ECA"/>
    <w:rsid w:val="008C0F89"/>
    <w:rsid w:val="008C1634"/>
    <w:rsid w:val="008C23F6"/>
    <w:rsid w:val="008C2B83"/>
    <w:rsid w:val="008C2C69"/>
    <w:rsid w:val="008C3010"/>
    <w:rsid w:val="008C3777"/>
    <w:rsid w:val="008C3FE6"/>
    <w:rsid w:val="008C44FF"/>
    <w:rsid w:val="008C4739"/>
    <w:rsid w:val="008C481B"/>
    <w:rsid w:val="008C54F3"/>
    <w:rsid w:val="008C5BDB"/>
    <w:rsid w:val="008C6508"/>
    <w:rsid w:val="008C677A"/>
    <w:rsid w:val="008C69AC"/>
    <w:rsid w:val="008C69C8"/>
    <w:rsid w:val="008C6B2E"/>
    <w:rsid w:val="008C7F36"/>
    <w:rsid w:val="008D0439"/>
    <w:rsid w:val="008D1427"/>
    <w:rsid w:val="008D1835"/>
    <w:rsid w:val="008D1C52"/>
    <w:rsid w:val="008D1E9F"/>
    <w:rsid w:val="008D272E"/>
    <w:rsid w:val="008D2ADB"/>
    <w:rsid w:val="008D3254"/>
    <w:rsid w:val="008D3A5D"/>
    <w:rsid w:val="008D3B2C"/>
    <w:rsid w:val="008D462D"/>
    <w:rsid w:val="008D4B3D"/>
    <w:rsid w:val="008D4B7F"/>
    <w:rsid w:val="008D4BBF"/>
    <w:rsid w:val="008D57FF"/>
    <w:rsid w:val="008D64F1"/>
    <w:rsid w:val="008D68E8"/>
    <w:rsid w:val="008D6922"/>
    <w:rsid w:val="008D6D11"/>
    <w:rsid w:val="008D6ED6"/>
    <w:rsid w:val="008D7E68"/>
    <w:rsid w:val="008E0198"/>
    <w:rsid w:val="008E05B4"/>
    <w:rsid w:val="008E11F3"/>
    <w:rsid w:val="008E142F"/>
    <w:rsid w:val="008E15C9"/>
    <w:rsid w:val="008E2F29"/>
    <w:rsid w:val="008E49AD"/>
    <w:rsid w:val="008E4E59"/>
    <w:rsid w:val="008E4FE1"/>
    <w:rsid w:val="008E5B44"/>
    <w:rsid w:val="008E604D"/>
    <w:rsid w:val="008E623F"/>
    <w:rsid w:val="008E6751"/>
    <w:rsid w:val="008E71D1"/>
    <w:rsid w:val="008E755E"/>
    <w:rsid w:val="008F093B"/>
    <w:rsid w:val="008F0B02"/>
    <w:rsid w:val="008F1549"/>
    <w:rsid w:val="008F15F7"/>
    <w:rsid w:val="008F1AF1"/>
    <w:rsid w:val="008F1F21"/>
    <w:rsid w:val="008F255C"/>
    <w:rsid w:val="008F50A3"/>
    <w:rsid w:val="008F5923"/>
    <w:rsid w:val="008F61AC"/>
    <w:rsid w:val="008F6B9A"/>
    <w:rsid w:val="008F7677"/>
    <w:rsid w:val="008F7B00"/>
    <w:rsid w:val="00900351"/>
    <w:rsid w:val="009018D5"/>
    <w:rsid w:val="00901B0C"/>
    <w:rsid w:val="009031E2"/>
    <w:rsid w:val="009037C4"/>
    <w:rsid w:val="00903F28"/>
    <w:rsid w:val="009043B7"/>
    <w:rsid w:val="00904A51"/>
    <w:rsid w:val="0090503F"/>
    <w:rsid w:val="0090545A"/>
    <w:rsid w:val="0090593C"/>
    <w:rsid w:val="00905C48"/>
    <w:rsid w:val="00905DD3"/>
    <w:rsid w:val="00906B72"/>
    <w:rsid w:val="00906FF6"/>
    <w:rsid w:val="00907175"/>
    <w:rsid w:val="00907FA3"/>
    <w:rsid w:val="00911D91"/>
    <w:rsid w:val="00915017"/>
    <w:rsid w:val="00915206"/>
    <w:rsid w:val="00917018"/>
    <w:rsid w:val="009170B7"/>
    <w:rsid w:val="009175CD"/>
    <w:rsid w:val="0091781C"/>
    <w:rsid w:val="00920BDF"/>
    <w:rsid w:val="00923211"/>
    <w:rsid w:val="00923973"/>
    <w:rsid w:val="00923A91"/>
    <w:rsid w:val="0092474E"/>
    <w:rsid w:val="00925D08"/>
    <w:rsid w:val="00926202"/>
    <w:rsid w:val="00926EF5"/>
    <w:rsid w:val="00930426"/>
    <w:rsid w:val="00930980"/>
    <w:rsid w:val="00930AD0"/>
    <w:rsid w:val="00931042"/>
    <w:rsid w:val="00933C04"/>
    <w:rsid w:val="009346E6"/>
    <w:rsid w:val="00935893"/>
    <w:rsid w:val="00936320"/>
    <w:rsid w:val="00936AAD"/>
    <w:rsid w:val="00940718"/>
    <w:rsid w:val="00940A6A"/>
    <w:rsid w:val="00940B62"/>
    <w:rsid w:val="00940E11"/>
    <w:rsid w:val="009417F4"/>
    <w:rsid w:val="00941A13"/>
    <w:rsid w:val="00941A1A"/>
    <w:rsid w:val="0094248A"/>
    <w:rsid w:val="009426DC"/>
    <w:rsid w:val="00943965"/>
    <w:rsid w:val="0094480D"/>
    <w:rsid w:val="00944CAE"/>
    <w:rsid w:val="00944F37"/>
    <w:rsid w:val="009457D0"/>
    <w:rsid w:val="009464FA"/>
    <w:rsid w:val="00946E7C"/>
    <w:rsid w:val="009472D6"/>
    <w:rsid w:val="00947F15"/>
    <w:rsid w:val="00950633"/>
    <w:rsid w:val="0095081D"/>
    <w:rsid w:val="00950C54"/>
    <w:rsid w:val="00950FFA"/>
    <w:rsid w:val="009511ED"/>
    <w:rsid w:val="00951253"/>
    <w:rsid w:val="009518C4"/>
    <w:rsid w:val="00951A2C"/>
    <w:rsid w:val="00951AF8"/>
    <w:rsid w:val="009539E8"/>
    <w:rsid w:val="00953AC5"/>
    <w:rsid w:val="00954BD8"/>
    <w:rsid w:val="00955BD7"/>
    <w:rsid w:val="0095602B"/>
    <w:rsid w:val="009560FE"/>
    <w:rsid w:val="0095712C"/>
    <w:rsid w:val="0095773D"/>
    <w:rsid w:val="009607E9"/>
    <w:rsid w:val="009617CA"/>
    <w:rsid w:val="00961843"/>
    <w:rsid w:val="00961F21"/>
    <w:rsid w:val="009622A1"/>
    <w:rsid w:val="00962AD9"/>
    <w:rsid w:val="00962B2F"/>
    <w:rsid w:val="009632E5"/>
    <w:rsid w:val="00963457"/>
    <w:rsid w:val="009634EA"/>
    <w:rsid w:val="009639FA"/>
    <w:rsid w:val="009642BE"/>
    <w:rsid w:val="00964F97"/>
    <w:rsid w:val="00965A46"/>
    <w:rsid w:val="009666D2"/>
    <w:rsid w:val="00966864"/>
    <w:rsid w:val="00966F64"/>
    <w:rsid w:val="00967D97"/>
    <w:rsid w:val="009703CE"/>
    <w:rsid w:val="00970914"/>
    <w:rsid w:val="0097103B"/>
    <w:rsid w:val="00971159"/>
    <w:rsid w:val="00971443"/>
    <w:rsid w:val="00971D84"/>
    <w:rsid w:val="00972430"/>
    <w:rsid w:val="009728D6"/>
    <w:rsid w:val="00972A19"/>
    <w:rsid w:val="00972F70"/>
    <w:rsid w:val="0097315E"/>
    <w:rsid w:val="00974B94"/>
    <w:rsid w:val="0097570D"/>
    <w:rsid w:val="00977897"/>
    <w:rsid w:val="00977E88"/>
    <w:rsid w:val="009805C4"/>
    <w:rsid w:val="00980873"/>
    <w:rsid w:val="0098123E"/>
    <w:rsid w:val="009817E3"/>
    <w:rsid w:val="009819C7"/>
    <w:rsid w:val="00983565"/>
    <w:rsid w:val="00983739"/>
    <w:rsid w:val="00983778"/>
    <w:rsid w:val="0098385B"/>
    <w:rsid w:val="00983BDA"/>
    <w:rsid w:val="00984A26"/>
    <w:rsid w:val="00984E92"/>
    <w:rsid w:val="00985071"/>
    <w:rsid w:val="0098539C"/>
    <w:rsid w:val="00985BAD"/>
    <w:rsid w:val="009861A3"/>
    <w:rsid w:val="0098621C"/>
    <w:rsid w:val="00986252"/>
    <w:rsid w:val="0098650C"/>
    <w:rsid w:val="00986B17"/>
    <w:rsid w:val="00986DBA"/>
    <w:rsid w:val="00986DCE"/>
    <w:rsid w:val="009877D9"/>
    <w:rsid w:val="009900A5"/>
    <w:rsid w:val="009906C6"/>
    <w:rsid w:val="00990750"/>
    <w:rsid w:val="00990A6D"/>
    <w:rsid w:val="00990D0D"/>
    <w:rsid w:val="00990FFE"/>
    <w:rsid w:val="009910B9"/>
    <w:rsid w:val="00993702"/>
    <w:rsid w:val="00993FE1"/>
    <w:rsid w:val="0099482B"/>
    <w:rsid w:val="00994D67"/>
    <w:rsid w:val="0099521A"/>
    <w:rsid w:val="00995260"/>
    <w:rsid w:val="0099704A"/>
    <w:rsid w:val="009A07E7"/>
    <w:rsid w:val="009A1E4C"/>
    <w:rsid w:val="009A36A8"/>
    <w:rsid w:val="009A42C4"/>
    <w:rsid w:val="009A445D"/>
    <w:rsid w:val="009A446C"/>
    <w:rsid w:val="009A48B9"/>
    <w:rsid w:val="009A6351"/>
    <w:rsid w:val="009A6B4C"/>
    <w:rsid w:val="009A6B59"/>
    <w:rsid w:val="009A70CB"/>
    <w:rsid w:val="009A7315"/>
    <w:rsid w:val="009A7C73"/>
    <w:rsid w:val="009A7EC6"/>
    <w:rsid w:val="009B1F6F"/>
    <w:rsid w:val="009B29F4"/>
    <w:rsid w:val="009B31C5"/>
    <w:rsid w:val="009B3E41"/>
    <w:rsid w:val="009B4042"/>
    <w:rsid w:val="009B40F6"/>
    <w:rsid w:val="009B4EAB"/>
    <w:rsid w:val="009B51EE"/>
    <w:rsid w:val="009B52DB"/>
    <w:rsid w:val="009B547F"/>
    <w:rsid w:val="009B55A8"/>
    <w:rsid w:val="009B62D8"/>
    <w:rsid w:val="009B683D"/>
    <w:rsid w:val="009B6D62"/>
    <w:rsid w:val="009B7839"/>
    <w:rsid w:val="009C0361"/>
    <w:rsid w:val="009C0506"/>
    <w:rsid w:val="009C1052"/>
    <w:rsid w:val="009C158E"/>
    <w:rsid w:val="009C1974"/>
    <w:rsid w:val="009C1E64"/>
    <w:rsid w:val="009C2185"/>
    <w:rsid w:val="009C22B6"/>
    <w:rsid w:val="009C230B"/>
    <w:rsid w:val="009C2A12"/>
    <w:rsid w:val="009C2ADE"/>
    <w:rsid w:val="009C34D8"/>
    <w:rsid w:val="009C38CD"/>
    <w:rsid w:val="009C3C68"/>
    <w:rsid w:val="009C4AA3"/>
    <w:rsid w:val="009C6A8B"/>
    <w:rsid w:val="009C7245"/>
    <w:rsid w:val="009C73B4"/>
    <w:rsid w:val="009C7D65"/>
    <w:rsid w:val="009D03B5"/>
    <w:rsid w:val="009D03DC"/>
    <w:rsid w:val="009D06C6"/>
    <w:rsid w:val="009D1A02"/>
    <w:rsid w:val="009D1A7D"/>
    <w:rsid w:val="009D1AB4"/>
    <w:rsid w:val="009D1F68"/>
    <w:rsid w:val="009D3331"/>
    <w:rsid w:val="009D461A"/>
    <w:rsid w:val="009D4E17"/>
    <w:rsid w:val="009D6957"/>
    <w:rsid w:val="009D7531"/>
    <w:rsid w:val="009D7D74"/>
    <w:rsid w:val="009D7EE1"/>
    <w:rsid w:val="009E10AA"/>
    <w:rsid w:val="009E10FA"/>
    <w:rsid w:val="009E1B5E"/>
    <w:rsid w:val="009E244F"/>
    <w:rsid w:val="009E3D81"/>
    <w:rsid w:val="009E3F3F"/>
    <w:rsid w:val="009E41BE"/>
    <w:rsid w:val="009E4ECC"/>
    <w:rsid w:val="009E6147"/>
    <w:rsid w:val="009E746D"/>
    <w:rsid w:val="009E78AE"/>
    <w:rsid w:val="009E7B5E"/>
    <w:rsid w:val="009E7FC3"/>
    <w:rsid w:val="009F04C7"/>
    <w:rsid w:val="009F07E5"/>
    <w:rsid w:val="009F07FD"/>
    <w:rsid w:val="009F10BC"/>
    <w:rsid w:val="009F11DB"/>
    <w:rsid w:val="009F185F"/>
    <w:rsid w:val="009F1D4E"/>
    <w:rsid w:val="009F1E49"/>
    <w:rsid w:val="009F2130"/>
    <w:rsid w:val="009F21CB"/>
    <w:rsid w:val="009F37E8"/>
    <w:rsid w:val="009F3863"/>
    <w:rsid w:val="009F4014"/>
    <w:rsid w:val="009F4064"/>
    <w:rsid w:val="009F40E0"/>
    <w:rsid w:val="009F4D82"/>
    <w:rsid w:val="009F4F06"/>
    <w:rsid w:val="009F4FD7"/>
    <w:rsid w:val="009F508D"/>
    <w:rsid w:val="009F666A"/>
    <w:rsid w:val="009F685F"/>
    <w:rsid w:val="009F7677"/>
    <w:rsid w:val="009F7C20"/>
    <w:rsid w:val="009F7DE0"/>
    <w:rsid w:val="009F7E2A"/>
    <w:rsid w:val="00A0081D"/>
    <w:rsid w:val="00A02DA5"/>
    <w:rsid w:val="00A037DA"/>
    <w:rsid w:val="00A03C08"/>
    <w:rsid w:val="00A03EBC"/>
    <w:rsid w:val="00A04458"/>
    <w:rsid w:val="00A04CFF"/>
    <w:rsid w:val="00A04F8D"/>
    <w:rsid w:val="00A056AD"/>
    <w:rsid w:val="00A05B42"/>
    <w:rsid w:val="00A07026"/>
    <w:rsid w:val="00A07879"/>
    <w:rsid w:val="00A07AC0"/>
    <w:rsid w:val="00A100D6"/>
    <w:rsid w:val="00A106E9"/>
    <w:rsid w:val="00A10E01"/>
    <w:rsid w:val="00A10F5B"/>
    <w:rsid w:val="00A118D1"/>
    <w:rsid w:val="00A123C6"/>
    <w:rsid w:val="00A126FD"/>
    <w:rsid w:val="00A12C51"/>
    <w:rsid w:val="00A136E8"/>
    <w:rsid w:val="00A13C5B"/>
    <w:rsid w:val="00A14CAC"/>
    <w:rsid w:val="00A15434"/>
    <w:rsid w:val="00A15E6B"/>
    <w:rsid w:val="00A16103"/>
    <w:rsid w:val="00A16534"/>
    <w:rsid w:val="00A16864"/>
    <w:rsid w:val="00A170EA"/>
    <w:rsid w:val="00A17336"/>
    <w:rsid w:val="00A20566"/>
    <w:rsid w:val="00A20A6C"/>
    <w:rsid w:val="00A20D3B"/>
    <w:rsid w:val="00A210DB"/>
    <w:rsid w:val="00A21172"/>
    <w:rsid w:val="00A21BBE"/>
    <w:rsid w:val="00A21FF1"/>
    <w:rsid w:val="00A2204A"/>
    <w:rsid w:val="00A23C07"/>
    <w:rsid w:val="00A240B9"/>
    <w:rsid w:val="00A24A7A"/>
    <w:rsid w:val="00A2540A"/>
    <w:rsid w:val="00A25915"/>
    <w:rsid w:val="00A25E8C"/>
    <w:rsid w:val="00A263BF"/>
    <w:rsid w:val="00A268E3"/>
    <w:rsid w:val="00A2760E"/>
    <w:rsid w:val="00A276C5"/>
    <w:rsid w:val="00A27A8B"/>
    <w:rsid w:val="00A30405"/>
    <w:rsid w:val="00A311DC"/>
    <w:rsid w:val="00A31FF1"/>
    <w:rsid w:val="00A3221D"/>
    <w:rsid w:val="00A33518"/>
    <w:rsid w:val="00A33C3D"/>
    <w:rsid w:val="00A33D84"/>
    <w:rsid w:val="00A353BE"/>
    <w:rsid w:val="00A35F05"/>
    <w:rsid w:val="00A37B7A"/>
    <w:rsid w:val="00A40711"/>
    <w:rsid w:val="00A40DE2"/>
    <w:rsid w:val="00A40E3A"/>
    <w:rsid w:val="00A41151"/>
    <w:rsid w:val="00A41F5D"/>
    <w:rsid w:val="00A432C7"/>
    <w:rsid w:val="00A432F0"/>
    <w:rsid w:val="00A4416E"/>
    <w:rsid w:val="00A4436F"/>
    <w:rsid w:val="00A45098"/>
    <w:rsid w:val="00A455A6"/>
    <w:rsid w:val="00A45B28"/>
    <w:rsid w:val="00A46121"/>
    <w:rsid w:val="00A46B3C"/>
    <w:rsid w:val="00A472E9"/>
    <w:rsid w:val="00A47B81"/>
    <w:rsid w:val="00A5021E"/>
    <w:rsid w:val="00A504D9"/>
    <w:rsid w:val="00A50854"/>
    <w:rsid w:val="00A51718"/>
    <w:rsid w:val="00A51E3E"/>
    <w:rsid w:val="00A52874"/>
    <w:rsid w:val="00A53388"/>
    <w:rsid w:val="00A53821"/>
    <w:rsid w:val="00A544EF"/>
    <w:rsid w:val="00A54B5E"/>
    <w:rsid w:val="00A56446"/>
    <w:rsid w:val="00A5710F"/>
    <w:rsid w:val="00A61C66"/>
    <w:rsid w:val="00A6227E"/>
    <w:rsid w:val="00A623EB"/>
    <w:rsid w:val="00A628E0"/>
    <w:rsid w:val="00A63370"/>
    <w:rsid w:val="00A6433A"/>
    <w:rsid w:val="00A64960"/>
    <w:rsid w:val="00A6511D"/>
    <w:rsid w:val="00A653BB"/>
    <w:rsid w:val="00A65A64"/>
    <w:rsid w:val="00A66847"/>
    <w:rsid w:val="00A672CE"/>
    <w:rsid w:val="00A707DD"/>
    <w:rsid w:val="00A70936"/>
    <w:rsid w:val="00A70D1C"/>
    <w:rsid w:val="00A71FE4"/>
    <w:rsid w:val="00A72323"/>
    <w:rsid w:val="00A725E9"/>
    <w:rsid w:val="00A7263D"/>
    <w:rsid w:val="00A72E69"/>
    <w:rsid w:val="00A73491"/>
    <w:rsid w:val="00A73581"/>
    <w:rsid w:val="00A7447F"/>
    <w:rsid w:val="00A759CA"/>
    <w:rsid w:val="00A75D9D"/>
    <w:rsid w:val="00A76993"/>
    <w:rsid w:val="00A76FB5"/>
    <w:rsid w:val="00A77A6D"/>
    <w:rsid w:val="00A77F21"/>
    <w:rsid w:val="00A80D09"/>
    <w:rsid w:val="00A812DA"/>
    <w:rsid w:val="00A81445"/>
    <w:rsid w:val="00A8209C"/>
    <w:rsid w:val="00A833C9"/>
    <w:rsid w:val="00A83889"/>
    <w:rsid w:val="00A841E2"/>
    <w:rsid w:val="00A844AF"/>
    <w:rsid w:val="00A85454"/>
    <w:rsid w:val="00A8578D"/>
    <w:rsid w:val="00A8592F"/>
    <w:rsid w:val="00A85EE8"/>
    <w:rsid w:val="00A8638D"/>
    <w:rsid w:val="00A86C59"/>
    <w:rsid w:val="00A86C68"/>
    <w:rsid w:val="00A86FBB"/>
    <w:rsid w:val="00A873E3"/>
    <w:rsid w:val="00A919E7"/>
    <w:rsid w:val="00A91C5D"/>
    <w:rsid w:val="00A925A6"/>
    <w:rsid w:val="00A928A5"/>
    <w:rsid w:val="00A92D0A"/>
    <w:rsid w:val="00A933EB"/>
    <w:rsid w:val="00A93860"/>
    <w:rsid w:val="00A9407B"/>
    <w:rsid w:val="00A94896"/>
    <w:rsid w:val="00A94CDF"/>
    <w:rsid w:val="00A94D14"/>
    <w:rsid w:val="00A953F5"/>
    <w:rsid w:val="00A955CA"/>
    <w:rsid w:val="00A955ED"/>
    <w:rsid w:val="00A95883"/>
    <w:rsid w:val="00A95AAB"/>
    <w:rsid w:val="00A962FD"/>
    <w:rsid w:val="00A96CED"/>
    <w:rsid w:val="00A97141"/>
    <w:rsid w:val="00A977D6"/>
    <w:rsid w:val="00A978F4"/>
    <w:rsid w:val="00AA02DA"/>
    <w:rsid w:val="00AA088A"/>
    <w:rsid w:val="00AA1BF3"/>
    <w:rsid w:val="00AA1C14"/>
    <w:rsid w:val="00AA1ED7"/>
    <w:rsid w:val="00AA297C"/>
    <w:rsid w:val="00AA36A8"/>
    <w:rsid w:val="00AA376C"/>
    <w:rsid w:val="00AA3F65"/>
    <w:rsid w:val="00AA4508"/>
    <w:rsid w:val="00AA5428"/>
    <w:rsid w:val="00AA6748"/>
    <w:rsid w:val="00AA76F7"/>
    <w:rsid w:val="00AB0889"/>
    <w:rsid w:val="00AB0A31"/>
    <w:rsid w:val="00AB0C84"/>
    <w:rsid w:val="00AB1E07"/>
    <w:rsid w:val="00AB2A3C"/>
    <w:rsid w:val="00AB3622"/>
    <w:rsid w:val="00AB39A9"/>
    <w:rsid w:val="00AB5B43"/>
    <w:rsid w:val="00AB5F97"/>
    <w:rsid w:val="00AB6B0F"/>
    <w:rsid w:val="00AB70FC"/>
    <w:rsid w:val="00AB7EFB"/>
    <w:rsid w:val="00AC00EC"/>
    <w:rsid w:val="00AC0264"/>
    <w:rsid w:val="00AC063C"/>
    <w:rsid w:val="00AC0E7B"/>
    <w:rsid w:val="00AC0FFC"/>
    <w:rsid w:val="00AC1531"/>
    <w:rsid w:val="00AC1567"/>
    <w:rsid w:val="00AC2D91"/>
    <w:rsid w:val="00AC3F98"/>
    <w:rsid w:val="00AC4192"/>
    <w:rsid w:val="00AC4786"/>
    <w:rsid w:val="00AC4B9F"/>
    <w:rsid w:val="00AC5130"/>
    <w:rsid w:val="00AC55CD"/>
    <w:rsid w:val="00AC5739"/>
    <w:rsid w:val="00AC5919"/>
    <w:rsid w:val="00AC6C31"/>
    <w:rsid w:val="00AC76EA"/>
    <w:rsid w:val="00AD08B8"/>
    <w:rsid w:val="00AD0953"/>
    <w:rsid w:val="00AD0DEA"/>
    <w:rsid w:val="00AD19CE"/>
    <w:rsid w:val="00AD1FC8"/>
    <w:rsid w:val="00AD2286"/>
    <w:rsid w:val="00AD2E17"/>
    <w:rsid w:val="00AD2E19"/>
    <w:rsid w:val="00AD3E5B"/>
    <w:rsid w:val="00AD40AF"/>
    <w:rsid w:val="00AD4DD3"/>
    <w:rsid w:val="00AD4F32"/>
    <w:rsid w:val="00AD5203"/>
    <w:rsid w:val="00AD5530"/>
    <w:rsid w:val="00AD6066"/>
    <w:rsid w:val="00AD6551"/>
    <w:rsid w:val="00AD65F5"/>
    <w:rsid w:val="00AD6890"/>
    <w:rsid w:val="00AE0090"/>
    <w:rsid w:val="00AE086D"/>
    <w:rsid w:val="00AE1B26"/>
    <w:rsid w:val="00AE22C8"/>
    <w:rsid w:val="00AE2917"/>
    <w:rsid w:val="00AE31E9"/>
    <w:rsid w:val="00AE3B2F"/>
    <w:rsid w:val="00AE3E6D"/>
    <w:rsid w:val="00AE6288"/>
    <w:rsid w:val="00AE63E1"/>
    <w:rsid w:val="00AE6580"/>
    <w:rsid w:val="00AE7A1E"/>
    <w:rsid w:val="00AE7BEB"/>
    <w:rsid w:val="00AE7E46"/>
    <w:rsid w:val="00AF03F4"/>
    <w:rsid w:val="00AF0B73"/>
    <w:rsid w:val="00AF143B"/>
    <w:rsid w:val="00AF1E35"/>
    <w:rsid w:val="00AF2427"/>
    <w:rsid w:val="00AF2438"/>
    <w:rsid w:val="00AF2672"/>
    <w:rsid w:val="00AF329A"/>
    <w:rsid w:val="00AF3C88"/>
    <w:rsid w:val="00AF51C2"/>
    <w:rsid w:val="00AF55FF"/>
    <w:rsid w:val="00AF5828"/>
    <w:rsid w:val="00AF5EFE"/>
    <w:rsid w:val="00AF6432"/>
    <w:rsid w:val="00AF6D9D"/>
    <w:rsid w:val="00AF7F0B"/>
    <w:rsid w:val="00B00BFD"/>
    <w:rsid w:val="00B01930"/>
    <w:rsid w:val="00B025CF"/>
    <w:rsid w:val="00B0261E"/>
    <w:rsid w:val="00B02863"/>
    <w:rsid w:val="00B02D1C"/>
    <w:rsid w:val="00B03F21"/>
    <w:rsid w:val="00B0515C"/>
    <w:rsid w:val="00B05342"/>
    <w:rsid w:val="00B0548D"/>
    <w:rsid w:val="00B054B3"/>
    <w:rsid w:val="00B057AD"/>
    <w:rsid w:val="00B072CD"/>
    <w:rsid w:val="00B106C5"/>
    <w:rsid w:val="00B109EA"/>
    <w:rsid w:val="00B10CE7"/>
    <w:rsid w:val="00B1143B"/>
    <w:rsid w:val="00B11848"/>
    <w:rsid w:val="00B11F9A"/>
    <w:rsid w:val="00B13C36"/>
    <w:rsid w:val="00B14A37"/>
    <w:rsid w:val="00B164A9"/>
    <w:rsid w:val="00B17877"/>
    <w:rsid w:val="00B17B5F"/>
    <w:rsid w:val="00B20AA8"/>
    <w:rsid w:val="00B2127F"/>
    <w:rsid w:val="00B22B15"/>
    <w:rsid w:val="00B232D7"/>
    <w:rsid w:val="00B250C9"/>
    <w:rsid w:val="00B25315"/>
    <w:rsid w:val="00B2684F"/>
    <w:rsid w:val="00B26D19"/>
    <w:rsid w:val="00B276EA"/>
    <w:rsid w:val="00B30692"/>
    <w:rsid w:val="00B3169D"/>
    <w:rsid w:val="00B3177D"/>
    <w:rsid w:val="00B334EC"/>
    <w:rsid w:val="00B34868"/>
    <w:rsid w:val="00B34C1A"/>
    <w:rsid w:val="00B34C4E"/>
    <w:rsid w:val="00B34EA7"/>
    <w:rsid w:val="00B358EF"/>
    <w:rsid w:val="00B35E8A"/>
    <w:rsid w:val="00B365CF"/>
    <w:rsid w:val="00B368E5"/>
    <w:rsid w:val="00B36F7E"/>
    <w:rsid w:val="00B378C4"/>
    <w:rsid w:val="00B37A92"/>
    <w:rsid w:val="00B40921"/>
    <w:rsid w:val="00B40E01"/>
    <w:rsid w:val="00B41AF0"/>
    <w:rsid w:val="00B41B7E"/>
    <w:rsid w:val="00B42799"/>
    <w:rsid w:val="00B43A36"/>
    <w:rsid w:val="00B44546"/>
    <w:rsid w:val="00B44770"/>
    <w:rsid w:val="00B455FB"/>
    <w:rsid w:val="00B456A9"/>
    <w:rsid w:val="00B4691B"/>
    <w:rsid w:val="00B46C88"/>
    <w:rsid w:val="00B46E2C"/>
    <w:rsid w:val="00B509A9"/>
    <w:rsid w:val="00B50A63"/>
    <w:rsid w:val="00B50C8E"/>
    <w:rsid w:val="00B51517"/>
    <w:rsid w:val="00B515D2"/>
    <w:rsid w:val="00B53576"/>
    <w:rsid w:val="00B5359A"/>
    <w:rsid w:val="00B54105"/>
    <w:rsid w:val="00B55238"/>
    <w:rsid w:val="00B55666"/>
    <w:rsid w:val="00B5585C"/>
    <w:rsid w:val="00B55F1F"/>
    <w:rsid w:val="00B569F0"/>
    <w:rsid w:val="00B56EE1"/>
    <w:rsid w:val="00B56F6F"/>
    <w:rsid w:val="00B57252"/>
    <w:rsid w:val="00B572E4"/>
    <w:rsid w:val="00B574E8"/>
    <w:rsid w:val="00B61FED"/>
    <w:rsid w:val="00B62277"/>
    <w:rsid w:val="00B629B7"/>
    <w:rsid w:val="00B637D7"/>
    <w:rsid w:val="00B6388C"/>
    <w:rsid w:val="00B63B2E"/>
    <w:rsid w:val="00B63C77"/>
    <w:rsid w:val="00B650C2"/>
    <w:rsid w:val="00B6534F"/>
    <w:rsid w:val="00B65A5F"/>
    <w:rsid w:val="00B65DF3"/>
    <w:rsid w:val="00B662FC"/>
    <w:rsid w:val="00B66848"/>
    <w:rsid w:val="00B66C9B"/>
    <w:rsid w:val="00B70867"/>
    <w:rsid w:val="00B70D88"/>
    <w:rsid w:val="00B714F3"/>
    <w:rsid w:val="00B7171B"/>
    <w:rsid w:val="00B72282"/>
    <w:rsid w:val="00B73389"/>
    <w:rsid w:val="00B743D5"/>
    <w:rsid w:val="00B746F8"/>
    <w:rsid w:val="00B74A50"/>
    <w:rsid w:val="00B74C3E"/>
    <w:rsid w:val="00B7525D"/>
    <w:rsid w:val="00B76E7B"/>
    <w:rsid w:val="00B76E87"/>
    <w:rsid w:val="00B77309"/>
    <w:rsid w:val="00B77BA4"/>
    <w:rsid w:val="00B80473"/>
    <w:rsid w:val="00B80498"/>
    <w:rsid w:val="00B80B03"/>
    <w:rsid w:val="00B80CE7"/>
    <w:rsid w:val="00B81A4D"/>
    <w:rsid w:val="00B8283B"/>
    <w:rsid w:val="00B8305C"/>
    <w:rsid w:val="00B83305"/>
    <w:rsid w:val="00B8336C"/>
    <w:rsid w:val="00B8359B"/>
    <w:rsid w:val="00B8465C"/>
    <w:rsid w:val="00B8476A"/>
    <w:rsid w:val="00B850BC"/>
    <w:rsid w:val="00B854B1"/>
    <w:rsid w:val="00B86131"/>
    <w:rsid w:val="00B873DA"/>
    <w:rsid w:val="00B8748E"/>
    <w:rsid w:val="00B8776D"/>
    <w:rsid w:val="00B87EBE"/>
    <w:rsid w:val="00B9033C"/>
    <w:rsid w:val="00B9037A"/>
    <w:rsid w:val="00B908F4"/>
    <w:rsid w:val="00B9098E"/>
    <w:rsid w:val="00B90F3E"/>
    <w:rsid w:val="00B91836"/>
    <w:rsid w:val="00B91F4E"/>
    <w:rsid w:val="00B9220C"/>
    <w:rsid w:val="00B92B79"/>
    <w:rsid w:val="00B92BEA"/>
    <w:rsid w:val="00B932FC"/>
    <w:rsid w:val="00B9480E"/>
    <w:rsid w:val="00B9546D"/>
    <w:rsid w:val="00B95720"/>
    <w:rsid w:val="00B95815"/>
    <w:rsid w:val="00B96421"/>
    <w:rsid w:val="00B96E49"/>
    <w:rsid w:val="00B9714E"/>
    <w:rsid w:val="00B97248"/>
    <w:rsid w:val="00B97380"/>
    <w:rsid w:val="00BA0044"/>
    <w:rsid w:val="00BA08D6"/>
    <w:rsid w:val="00BA08D8"/>
    <w:rsid w:val="00BA0DA9"/>
    <w:rsid w:val="00BA1A10"/>
    <w:rsid w:val="00BA4564"/>
    <w:rsid w:val="00BA4F7E"/>
    <w:rsid w:val="00BA52FB"/>
    <w:rsid w:val="00BA5AE4"/>
    <w:rsid w:val="00BA6490"/>
    <w:rsid w:val="00BA6765"/>
    <w:rsid w:val="00BA7743"/>
    <w:rsid w:val="00BA7B75"/>
    <w:rsid w:val="00BB0BE4"/>
    <w:rsid w:val="00BB1A6F"/>
    <w:rsid w:val="00BB1F9E"/>
    <w:rsid w:val="00BB219A"/>
    <w:rsid w:val="00BB3B16"/>
    <w:rsid w:val="00BB5954"/>
    <w:rsid w:val="00BB5B57"/>
    <w:rsid w:val="00BB5B5F"/>
    <w:rsid w:val="00BB6A4F"/>
    <w:rsid w:val="00BB6D89"/>
    <w:rsid w:val="00BC00E0"/>
    <w:rsid w:val="00BC1113"/>
    <w:rsid w:val="00BC1C56"/>
    <w:rsid w:val="00BC26E5"/>
    <w:rsid w:val="00BC27A6"/>
    <w:rsid w:val="00BC3329"/>
    <w:rsid w:val="00BC366C"/>
    <w:rsid w:val="00BC406A"/>
    <w:rsid w:val="00BC487D"/>
    <w:rsid w:val="00BC48AC"/>
    <w:rsid w:val="00BC54F5"/>
    <w:rsid w:val="00BC571C"/>
    <w:rsid w:val="00BC5AD9"/>
    <w:rsid w:val="00BC5E01"/>
    <w:rsid w:val="00BC5EA5"/>
    <w:rsid w:val="00BC69D8"/>
    <w:rsid w:val="00BC7559"/>
    <w:rsid w:val="00BC77D3"/>
    <w:rsid w:val="00BC7CBD"/>
    <w:rsid w:val="00BD1AA7"/>
    <w:rsid w:val="00BD1F29"/>
    <w:rsid w:val="00BD2579"/>
    <w:rsid w:val="00BD2CF0"/>
    <w:rsid w:val="00BD34DC"/>
    <w:rsid w:val="00BD3AEE"/>
    <w:rsid w:val="00BD3C44"/>
    <w:rsid w:val="00BD604F"/>
    <w:rsid w:val="00BD6360"/>
    <w:rsid w:val="00BD651C"/>
    <w:rsid w:val="00BD69AF"/>
    <w:rsid w:val="00BD7335"/>
    <w:rsid w:val="00BD7722"/>
    <w:rsid w:val="00BD79C1"/>
    <w:rsid w:val="00BE1D02"/>
    <w:rsid w:val="00BE23FF"/>
    <w:rsid w:val="00BE3233"/>
    <w:rsid w:val="00BE3572"/>
    <w:rsid w:val="00BE4517"/>
    <w:rsid w:val="00BE57D5"/>
    <w:rsid w:val="00BE5809"/>
    <w:rsid w:val="00BE59EB"/>
    <w:rsid w:val="00BE5F4E"/>
    <w:rsid w:val="00BE6537"/>
    <w:rsid w:val="00BE6B90"/>
    <w:rsid w:val="00BE6D18"/>
    <w:rsid w:val="00BE7695"/>
    <w:rsid w:val="00BE7839"/>
    <w:rsid w:val="00BE7CD6"/>
    <w:rsid w:val="00BF008C"/>
    <w:rsid w:val="00BF09C4"/>
    <w:rsid w:val="00BF13FB"/>
    <w:rsid w:val="00BF1DF4"/>
    <w:rsid w:val="00BF29F1"/>
    <w:rsid w:val="00BF3FEC"/>
    <w:rsid w:val="00BF4810"/>
    <w:rsid w:val="00BF531C"/>
    <w:rsid w:val="00BF6C25"/>
    <w:rsid w:val="00BF713C"/>
    <w:rsid w:val="00C0080D"/>
    <w:rsid w:val="00C00AC4"/>
    <w:rsid w:val="00C00B54"/>
    <w:rsid w:val="00C02C7D"/>
    <w:rsid w:val="00C035B4"/>
    <w:rsid w:val="00C03BC4"/>
    <w:rsid w:val="00C04770"/>
    <w:rsid w:val="00C066DF"/>
    <w:rsid w:val="00C06C71"/>
    <w:rsid w:val="00C06F7A"/>
    <w:rsid w:val="00C07572"/>
    <w:rsid w:val="00C10436"/>
    <w:rsid w:val="00C10CAB"/>
    <w:rsid w:val="00C11642"/>
    <w:rsid w:val="00C1171C"/>
    <w:rsid w:val="00C11FBC"/>
    <w:rsid w:val="00C12DC7"/>
    <w:rsid w:val="00C1362B"/>
    <w:rsid w:val="00C138CD"/>
    <w:rsid w:val="00C14169"/>
    <w:rsid w:val="00C15AA2"/>
    <w:rsid w:val="00C16AE0"/>
    <w:rsid w:val="00C16AEC"/>
    <w:rsid w:val="00C16BB0"/>
    <w:rsid w:val="00C17066"/>
    <w:rsid w:val="00C17B4C"/>
    <w:rsid w:val="00C17BEB"/>
    <w:rsid w:val="00C17C97"/>
    <w:rsid w:val="00C21862"/>
    <w:rsid w:val="00C21918"/>
    <w:rsid w:val="00C21ED8"/>
    <w:rsid w:val="00C2220A"/>
    <w:rsid w:val="00C22E95"/>
    <w:rsid w:val="00C23210"/>
    <w:rsid w:val="00C2338D"/>
    <w:rsid w:val="00C235E8"/>
    <w:rsid w:val="00C24901"/>
    <w:rsid w:val="00C24C6C"/>
    <w:rsid w:val="00C25A15"/>
    <w:rsid w:val="00C268C2"/>
    <w:rsid w:val="00C269E3"/>
    <w:rsid w:val="00C26F75"/>
    <w:rsid w:val="00C308DF"/>
    <w:rsid w:val="00C30B8A"/>
    <w:rsid w:val="00C30F26"/>
    <w:rsid w:val="00C318AB"/>
    <w:rsid w:val="00C318E5"/>
    <w:rsid w:val="00C31CEF"/>
    <w:rsid w:val="00C33A07"/>
    <w:rsid w:val="00C33CD1"/>
    <w:rsid w:val="00C341C3"/>
    <w:rsid w:val="00C35517"/>
    <w:rsid w:val="00C3618F"/>
    <w:rsid w:val="00C36219"/>
    <w:rsid w:val="00C37F4B"/>
    <w:rsid w:val="00C4067E"/>
    <w:rsid w:val="00C410F2"/>
    <w:rsid w:val="00C41598"/>
    <w:rsid w:val="00C42CBA"/>
    <w:rsid w:val="00C42F7D"/>
    <w:rsid w:val="00C43CCF"/>
    <w:rsid w:val="00C43DB6"/>
    <w:rsid w:val="00C43E78"/>
    <w:rsid w:val="00C446A9"/>
    <w:rsid w:val="00C454D7"/>
    <w:rsid w:val="00C46E25"/>
    <w:rsid w:val="00C46F5C"/>
    <w:rsid w:val="00C473EC"/>
    <w:rsid w:val="00C4774D"/>
    <w:rsid w:val="00C51B9D"/>
    <w:rsid w:val="00C523D2"/>
    <w:rsid w:val="00C52813"/>
    <w:rsid w:val="00C52B84"/>
    <w:rsid w:val="00C53C60"/>
    <w:rsid w:val="00C54087"/>
    <w:rsid w:val="00C54AFC"/>
    <w:rsid w:val="00C54CC7"/>
    <w:rsid w:val="00C54E2E"/>
    <w:rsid w:val="00C554DF"/>
    <w:rsid w:val="00C56223"/>
    <w:rsid w:val="00C564DE"/>
    <w:rsid w:val="00C60397"/>
    <w:rsid w:val="00C605AD"/>
    <w:rsid w:val="00C60D00"/>
    <w:rsid w:val="00C60F38"/>
    <w:rsid w:val="00C61308"/>
    <w:rsid w:val="00C61BF4"/>
    <w:rsid w:val="00C61D4C"/>
    <w:rsid w:val="00C634B4"/>
    <w:rsid w:val="00C648C8"/>
    <w:rsid w:val="00C64BD4"/>
    <w:rsid w:val="00C64CC2"/>
    <w:rsid w:val="00C64F0C"/>
    <w:rsid w:val="00C64FD7"/>
    <w:rsid w:val="00C65280"/>
    <w:rsid w:val="00C65408"/>
    <w:rsid w:val="00C67B69"/>
    <w:rsid w:val="00C67D9E"/>
    <w:rsid w:val="00C721A8"/>
    <w:rsid w:val="00C721C7"/>
    <w:rsid w:val="00C7388C"/>
    <w:rsid w:val="00C73891"/>
    <w:rsid w:val="00C73DFE"/>
    <w:rsid w:val="00C73E8D"/>
    <w:rsid w:val="00C747BE"/>
    <w:rsid w:val="00C7568B"/>
    <w:rsid w:val="00C75CCF"/>
    <w:rsid w:val="00C770DB"/>
    <w:rsid w:val="00C77129"/>
    <w:rsid w:val="00C77DB2"/>
    <w:rsid w:val="00C805F8"/>
    <w:rsid w:val="00C8082B"/>
    <w:rsid w:val="00C80831"/>
    <w:rsid w:val="00C80CC3"/>
    <w:rsid w:val="00C815B6"/>
    <w:rsid w:val="00C83647"/>
    <w:rsid w:val="00C8367B"/>
    <w:rsid w:val="00C839FF"/>
    <w:rsid w:val="00C8421B"/>
    <w:rsid w:val="00C8439A"/>
    <w:rsid w:val="00C85B13"/>
    <w:rsid w:val="00C85E2A"/>
    <w:rsid w:val="00C861DD"/>
    <w:rsid w:val="00C8730C"/>
    <w:rsid w:val="00C873C7"/>
    <w:rsid w:val="00C87AE7"/>
    <w:rsid w:val="00C910F3"/>
    <w:rsid w:val="00C9152A"/>
    <w:rsid w:val="00C91D90"/>
    <w:rsid w:val="00C93522"/>
    <w:rsid w:val="00C935FF"/>
    <w:rsid w:val="00C93BDE"/>
    <w:rsid w:val="00C9526E"/>
    <w:rsid w:val="00C95288"/>
    <w:rsid w:val="00C95899"/>
    <w:rsid w:val="00C964FC"/>
    <w:rsid w:val="00C96CBB"/>
    <w:rsid w:val="00C970AE"/>
    <w:rsid w:val="00C9780D"/>
    <w:rsid w:val="00C97EB2"/>
    <w:rsid w:val="00CA0991"/>
    <w:rsid w:val="00CA0C05"/>
    <w:rsid w:val="00CA0C45"/>
    <w:rsid w:val="00CA0C7E"/>
    <w:rsid w:val="00CA0F69"/>
    <w:rsid w:val="00CA115F"/>
    <w:rsid w:val="00CA15C7"/>
    <w:rsid w:val="00CA2342"/>
    <w:rsid w:val="00CA2A63"/>
    <w:rsid w:val="00CA2EDF"/>
    <w:rsid w:val="00CA31A5"/>
    <w:rsid w:val="00CA3886"/>
    <w:rsid w:val="00CA3CF5"/>
    <w:rsid w:val="00CA3EAE"/>
    <w:rsid w:val="00CA3FA4"/>
    <w:rsid w:val="00CA477A"/>
    <w:rsid w:val="00CA4962"/>
    <w:rsid w:val="00CA4C1F"/>
    <w:rsid w:val="00CA5613"/>
    <w:rsid w:val="00CA5706"/>
    <w:rsid w:val="00CA5DFE"/>
    <w:rsid w:val="00CA61ED"/>
    <w:rsid w:val="00CA63D6"/>
    <w:rsid w:val="00CA63D7"/>
    <w:rsid w:val="00CA6668"/>
    <w:rsid w:val="00CA7325"/>
    <w:rsid w:val="00CA7FC7"/>
    <w:rsid w:val="00CB0379"/>
    <w:rsid w:val="00CB06EA"/>
    <w:rsid w:val="00CB0D45"/>
    <w:rsid w:val="00CB12D8"/>
    <w:rsid w:val="00CB2233"/>
    <w:rsid w:val="00CB22B7"/>
    <w:rsid w:val="00CB240D"/>
    <w:rsid w:val="00CB28A8"/>
    <w:rsid w:val="00CB2DE4"/>
    <w:rsid w:val="00CB34F2"/>
    <w:rsid w:val="00CB45D7"/>
    <w:rsid w:val="00CB4664"/>
    <w:rsid w:val="00CB4A13"/>
    <w:rsid w:val="00CB5243"/>
    <w:rsid w:val="00CB60F7"/>
    <w:rsid w:val="00CB617D"/>
    <w:rsid w:val="00CB61E7"/>
    <w:rsid w:val="00CB78BE"/>
    <w:rsid w:val="00CC0820"/>
    <w:rsid w:val="00CC14AC"/>
    <w:rsid w:val="00CC25A7"/>
    <w:rsid w:val="00CC285E"/>
    <w:rsid w:val="00CC2CD5"/>
    <w:rsid w:val="00CC2CF7"/>
    <w:rsid w:val="00CC2FFE"/>
    <w:rsid w:val="00CC380F"/>
    <w:rsid w:val="00CC3BD7"/>
    <w:rsid w:val="00CC46E0"/>
    <w:rsid w:val="00CC5704"/>
    <w:rsid w:val="00CC67CC"/>
    <w:rsid w:val="00CC694E"/>
    <w:rsid w:val="00CC69A6"/>
    <w:rsid w:val="00CC757C"/>
    <w:rsid w:val="00CD055F"/>
    <w:rsid w:val="00CD134F"/>
    <w:rsid w:val="00CD18BB"/>
    <w:rsid w:val="00CD25A8"/>
    <w:rsid w:val="00CD285E"/>
    <w:rsid w:val="00CD2882"/>
    <w:rsid w:val="00CD2FD2"/>
    <w:rsid w:val="00CD378A"/>
    <w:rsid w:val="00CD39E1"/>
    <w:rsid w:val="00CD40B3"/>
    <w:rsid w:val="00CD426C"/>
    <w:rsid w:val="00CD44CE"/>
    <w:rsid w:val="00CD6234"/>
    <w:rsid w:val="00CD6784"/>
    <w:rsid w:val="00CD7C43"/>
    <w:rsid w:val="00CE06A3"/>
    <w:rsid w:val="00CE0751"/>
    <w:rsid w:val="00CE0934"/>
    <w:rsid w:val="00CE0CDC"/>
    <w:rsid w:val="00CE0E31"/>
    <w:rsid w:val="00CE2B2F"/>
    <w:rsid w:val="00CE3D91"/>
    <w:rsid w:val="00CE4013"/>
    <w:rsid w:val="00CE4295"/>
    <w:rsid w:val="00CE52A6"/>
    <w:rsid w:val="00CE593B"/>
    <w:rsid w:val="00CE5E89"/>
    <w:rsid w:val="00CE6EBE"/>
    <w:rsid w:val="00CE7105"/>
    <w:rsid w:val="00CE7511"/>
    <w:rsid w:val="00CE7F83"/>
    <w:rsid w:val="00CF0075"/>
    <w:rsid w:val="00CF0C7D"/>
    <w:rsid w:val="00CF1395"/>
    <w:rsid w:val="00CF2DE4"/>
    <w:rsid w:val="00CF2DF4"/>
    <w:rsid w:val="00CF3070"/>
    <w:rsid w:val="00CF363E"/>
    <w:rsid w:val="00CF3641"/>
    <w:rsid w:val="00CF3BD8"/>
    <w:rsid w:val="00CF3F72"/>
    <w:rsid w:val="00CF52DE"/>
    <w:rsid w:val="00CF580E"/>
    <w:rsid w:val="00CF6175"/>
    <w:rsid w:val="00CF6533"/>
    <w:rsid w:val="00CF6F58"/>
    <w:rsid w:val="00CF73E1"/>
    <w:rsid w:val="00CF7B60"/>
    <w:rsid w:val="00D00750"/>
    <w:rsid w:val="00D018CA"/>
    <w:rsid w:val="00D0228E"/>
    <w:rsid w:val="00D030D5"/>
    <w:rsid w:val="00D036AE"/>
    <w:rsid w:val="00D0371C"/>
    <w:rsid w:val="00D03A8A"/>
    <w:rsid w:val="00D04226"/>
    <w:rsid w:val="00D0475A"/>
    <w:rsid w:val="00D04B66"/>
    <w:rsid w:val="00D05218"/>
    <w:rsid w:val="00D0542F"/>
    <w:rsid w:val="00D05749"/>
    <w:rsid w:val="00D05D99"/>
    <w:rsid w:val="00D060A3"/>
    <w:rsid w:val="00D06133"/>
    <w:rsid w:val="00D06374"/>
    <w:rsid w:val="00D06551"/>
    <w:rsid w:val="00D06ACA"/>
    <w:rsid w:val="00D06F82"/>
    <w:rsid w:val="00D0751A"/>
    <w:rsid w:val="00D07BAA"/>
    <w:rsid w:val="00D1013A"/>
    <w:rsid w:val="00D104ED"/>
    <w:rsid w:val="00D10D0B"/>
    <w:rsid w:val="00D10F52"/>
    <w:rsid w:val="00D10F9E"/>
    <w:rsid w:val="00D1119B"/>
    <w:rsid w:val="00D11740"/>
    <w:rsid w:val="00D11D66"/>
    <w:rsid w:val="00D12BE4"/>
    <w:rsid w:val="00D13A18"/>
    <w:rsid w:val="00D13AD7"/>
    <w:rsid w:val="00D13D58"/>
    <w:rsid w:val="00D13DDD"/>
    <w:rsid w:val="00D13DE8"/>
    <w:rsid w:val="00D141AD"/>
    <w:rsid w:val="00D14777"/>
    <w:rsid w:val="00D14A74"/>
    <w:rsid w:val="00D177ED"/>
    <w:rsid w:val="00D17B82"/>
    <w:rsid w:val="00D226E9"/>
    <w:rsid w:val="00D22D46"/>
    <w:rsid w:val="00D239D5"/>
    <w:rsid w:val="00D24395"/>
    <w:rsid w:val="00D24500"/>
    <w:rsid w:val="00D24765"/>
    <w:rsid w:val="00D24B6E"/>
    <w:rsid w:val="00D250EB"/>
    <w:rsid w:val="00D25BFA"/>
    <w:rsid w:val="00D25D26"/>
    <w:rsid w:val="00D2686D"/>
    <w:rsid w:val="00D2686E"/>
    <w:rsid w:val="00D27495"/>
    <w:rsid w:val="00D301B6"/>
    <w:rsid w:val="00D30DF0"/>
    <w:rsid w:val="00D31922"/>
    <w:rsid w:val="00D31C9D"/>
    <w:rsid w:val="00D3240F"/>
    <w:rsid w:val="00D33352"/>
    <w:rsid w:val="00D34C02"/>
    <w:rsid w:val="00D34DC7"/>
    <w:rsid w:val="00D3528C"/>
    <w:rsid w:val="00D35570"/>
    <w:rsid w:val="00D35707"/>
    <w:rsid w:val="00D35B10"/>
    <w:rsid w:val="00D35F65"/>
    <w:rsid w:val="00D370D6"/>
    <w:rsid w:val="00D37229"/>
    <w:rsid w:val="00D374C7"/>
    <w:rsid w:val="00D375B4"/>
    <w:rsid w:val="00D375C9"/>
    <w:rsid w:val="00D4025B"/>
    <w:rsid w:val="00D4029B"/>
    <w:rsid w:val="00D40AD3"/>
    <w:rsid w:val="00D413A3"/>
    <w:rsid w:val="00D419D1"/>
    <w:rsid w:val="00D421EB"/>
    <w:rsid w:val="00D42EB2"/>
    <w:rsid w:val="00D441C5"/>
    <w:rsid w:val="00D4424D"/>
    <w:rsid w:val="00D44561"/>
    <w:rsid w:val="00D44A45"/>
    <w:rsid w:val="00D44F24"/>
    <w:rsid w:val="00D45953"/>
    <w:rsid w:val="00D468EC"/>
    <w:rsid w:val="00D46DB8"/>
    <w:rsid w:val="00D47D94"/>
    <w:rsid w:val="00D47EE5"/>
    <w:rsid w:val="00D506F6"/>
    <w:rsid w:val="00D509C3"/>
    <w:rsid w:val="00D50C1D"/>
    <w:rsid w:val="00D50CDD"/>
    <w:rsid w:val="00D5144E"/>
    <w:rsid w:val="00D52F0D"/>
    <w:rsid w:val="00D537F8"/>
    <w:rsid w:val="00D5384B"/>
    <w:rsid w:val="00D53882"/>
    <w:rsid w:val="00D54665"/>
    <w:rsid w:val="00D54F7F"/>
    <w:rsid w:val="00D55418"/>
    <w:rsid w:val="00D555B3"/>
    <w:rsid w:val="00D55695"/>
    <w:rsid w:val="00D55921"/>
    <w:rsid w:val="00D55BBE"/>
    <w:rsid w:val="00D561AC"/>
    <w:rsid w:val="00D56856"/>
    <w:rsid w:val="00D56AE8"/>
    <w:rsid w:val="00D5730D"/>
    <w:rsid w:val="00D5770F"/>
    <w:rsid w:val="00D60661"/>
    <w:rsid w:val="00D60B28"/>
    <w:rsid w:val="00D60BFF"/>
    <w:rsid w:val="00D61187"/>
    <w:rsid w:val="00D61D3E"/>
    <w:rsid w:val="00D62812"/>
    <w:rsid w:val="00D62DB4"/>
    <w:rsid w:val="00D62E04"/>
    <w:rsid w:val="00D62EF7"/>
    <w:rsid w:val="00D6322E"/>
    <w:rsid w:val="00D6347A"/>
    <w:rsid w:val="00D63716"/>
    <w:rsid w:val="00D64071"/>
    <w:rsid w:val="00D642EB"/>
    <w:rsid w:val="00D64301"/>
    <w:rsid w:val="00D64504"/>
    <w:rsid w:val="00D659A4"/>
    <w:rsid w:val="00D66D3E"/>
    <w:rsid w:val="00D67138"/>
    <w:rsid w:val="00D6743F"/>
    <w:rsid w:val="00D67546"/>
    <w:rsid w:val="00D676E6"/>
    <w:rsid w:val="00D67AA4"/>
    <w:rsid w:val="00D700D5"/>
    <w:rsid w:val="00D71301"/>
    <w:rsid w:val="00D72259"/>
    <w:rsid w:val="00D729C2"/>
    <w:rsid w:val="00D72CCB"/>
    <w:rsid w:val="00D73136"/>
    <w:rsid w:val="00D75979"/>
    <w:rsid w:val="00D762C5"/>
    <w:rsid w:val="00D76963"/>
    <w:rsid w:val="00D76C4D"/>
    <w:rsid w:val="00D80111"/>
    <w:rsid w:val="00D80266"/>
    <w:rsid w:val="00D802A0"/>
    <w:rsid w:val="00D80BAB"/>
    <w:rsid w:val="00D80DD8"/>
    <w:rsid w:val="00D811B9"/>
    <w:rsid w:val="00D81B34"/>
    <w:rsid w:val="00D81B5D"/>
    <w:rsid w:val="00D8259F"/>
    <w:rsid w:val="00D825BD"/>
    <w:rsid w:val="00D83247"/>
    <w:rsid w:val="00D85B76"/>
    <w:rsid w:val="00D85C68"/>
    <w:rsid w:val="00D8778F"/>
    <w:rsid w:val="00D90428"/>
    <w:rsid w:val="00D909D5"/>
    <w:rsid w:val="00D91183"/>
    <w:rsid w:val="00D9150D"/>
    <w:rsid w:val="00D9166B"/>
    <w:rsid w:val="00D916CF"/>
    <w:rsid w:val="00D91B8E"/>
    <w:rsid w:val="00D92018"/>
    <w:rsid w:val="00D9345E"/>
    <w:rsid w:val="00D93603"/>
    <w:rsid w:val="00D93BD5"/>
    <w:rsid w:val="00D95858"/>
    <w:rsid w:val="00D95B6B"/>
    <w:rsid w:val="00D9614B"/>
    <w:rsid w:val="00D9680E"/>
    <w:rsid w:val="00D97936"/>
    <w:rsid w:val="00DA0F7D"/>
    <w:rsid w:val="00DA1A03"/>
    <w:rsid w:val="00DA26E9"/>
    <w:rsid w:val="00DA2B6D"/>
    <w:rsid w:val="00DA3608"/>
    <w:rsid w:val="00DA3851"/>
    <w:rsid w:val="00DA4256"/>
    <w:rsid w:val="00DA4FFA"/>
    <w:rsid w:val="00DA511F"/>
    <w:rsid w:val="00DA58DA"/>
    <w:rsid w:val="00DA5C34"/>
    <w:rsid w:val="00DA6494"/>
    <w:rsid w:val="00DB0315"/>
    <w:rsid w:val="00DB076D"/>
    <w:rsid w:val="00DB1507"/>
    <w:rsid w:val="00DB17CF"/>
    <w:rsid w:val="00DB18F6"/>
    <w:rsid w:val="00DB1E44"/>
    <w:rsid w:val="00DB21DA"/>
    <w:rsid w:val="00DB266A"/>
    <w:rsid w:val="00DB3419"/>
    <w:rsid w:val="00DB341D"/>
    <w:rsid w:val="00DB4455"/>
    <w:rsid w:val="00DB44CE"/>
    <w:rsid w:val="00DB4909"/>
    <w:rsid w:val="00DB575C"/>
    <w:rsid w:val="00DB6DAB"/>
    <w:rsid w:val="00DB7148"/>
    <w:rsid w:val="00DB7787"/>
    <w:rsid w:val="00DB788F"/>
    <w:rsid w:val="00DB79B7"/>
    <w:rsid w:val="00DC03B0"/>
    <w:rsid w:val="00DC03C0"/>
    <w:rsid w:val="00DC03CD"/>
    <w:rsid w:val="00DC067E"/>
    <w:rsid w:val="00DC0918"/>
    <w:rsid w:val="00DC0D29"/>
    <w:rsid w:val="00DC12AF"/>
    <w:rsid w:val="00DC2024"/>
    <w:rsid w:val="00DC2025"/>
    <w:rsid w:val="00DC2196"/>
    <w:rsid w:val="00DC34C2"/>
    <w:rsid w:val="00DC39B4"/>
    <w:rsid w:val="00DC3CF3"/>
    <w:rsid w:val="00DC40AB"/>
    <w:rsid w:val="00DC4682"/>
    <w:rsid w:val="00DC4886"/>
    <w:rsid w:val="00DC4B45"/>
    <w:rsid w:val="00DC4C93"/>
    <w:rsid w:val="00DC6C10"/>
    <w:rsid w:val="00DC7D70"/>
    <w:rsid w:val="00DC7E74"/>
    <w:rsid w:val="00DD03C8"/>
    <w:rsid w:val="00DD119B"/>
    <w:rsid w:val="00DD1607"/>
    <w:rsid w:val="00DD1A20"/>
    <w:rsid w:val="00DD1D1F"/>
    <w:rsid w:val="00DD1D24"/>
    <w:rsid w:val="00DD1E28"/>
    <w:rsid w:val="00DD2528"/>
    <w:rsid w:val="00DD2E33"/>
    <w:rsid w:val="00DD375B"/>
    <w:rsid w:val="00DD38BA"/>
    <w:rsid w:val="00DD40F6"/>
    <w:rsid w:val="00DD4E24"/>
    <w:rsid w:val="00DD506B"/>
    <w:rsid w:val="00DD6200"/>
    <w:rsid w:val="00DD63AB"/>
    <w:rsid w:val="00DD6C03"/>
    <w:rsid w:val="00DD6E26"/>
    <w:rsid w:val="00DD7B6B"/>
    <w:rsid w:val="00DE033A"/>
    <w:rsid w:val="00DE03F8"/>
    <w:rsid w:val="00DE125E"/>
    <w:rsid w:val="00DE38D1"/>
    <w:rsid w:val="00DE3A42"/>
    <w:rsid w:val="00DE45E3"/>
    <w:rsid w:val="00DE46F6"/>
    <w:rsid w:val="00DE556E"/>
    <w:rsid w:val="00DE59B5"/>
    <w:rsid w:val="00DE5FB8"/>
    <w:rsid w:val="00DE6353"/>
    <w:rsid w:val="00DE65D0"/>
    <w:rsid w:val="00DE6E03"/>
    <w:rsid w:val="00DE701F"/>
    <w:rsid w:val="00DE7ED7"/>
    <w:rsid w:val="00DF0303"/>
    <w:rsid w:val="00DF0BAE"/>
    <w:rsid w:val="00DF1CE1"/>
    <w:rsid w:val="00DF23BD"/>
    <w:rsid w:val="00DF446B"/>
    <w:rsid w:val="00DF4C43"/>
    <w:rsid w:val="00DF5938"/>
    <w:rsid w:val="00DF59C7"/>
    <w:rsid w:val="00DF659B"/>
    <w:rsid w:val="00DF6E21"/>
    <w:rsid w:val="00DF6EFA"/>
    <w:rsid w:val="00DF71A5"/>
    <w:rsid w:val="00E017EA"/>
    <w:rsid w:val="00E0273B"/>
    <w:rsid w:val="00E027C3"/>
    <w:rsid w:val="00E0292A"/>
    <w:rsid w:val="00E02B5D"/>
    <w:rsid w:val="00E041CF"/>
    <w:rsid w:val="00E04600"/>
    <w:rsid w:val="00E04B85"/>
    <w:rsid w:val="00E05371"/>
    <w:rsid w:val="00E0700A"/>
    <w:rsid w:val="00E101BE"/>
    <w:rsid w:val="00E1217A"/>
    <w:rsid w:val="00E123B7"/>
    <w:rsid w:val="00E12A19"/>
    <w:rsid w:val="00E12B1A"/>
    <w:rsid w:val="00E12BF4"/>
    <w:rsid w:val="00E139E6"/>
    <w:rsid w:val="00E13BAD"/>
    <w:rsid w:val="00E13C44"/>
    <w:rsid w:val="00E13EB6"/>
    <w:rsid w:val="00E14D87"/>
    <w:rsid w:val="00E160DB"/>
    <w:rsid w:val="00E16978"/>
    <w:rsid w:val="00E171E7"/>
    <w:rsid w:val="00E200F2"/>
    <w:rsid w:val="00E200F8"/>
    <w:rsid w:val="00E211D9"/>
    <w:rsid w:val="00E219F7"/>
    <w:rsid w:val="00E222E9"/>
    <w:rsid w:val="00E229A1"/>
    <w:rsid w:val="00E22BE2"/>
    <w:rsid w:val="00E24252"/>
    <w:rsid w:val="00E25386"/>
    <w:rsid w:val="00E25A48"/>
    <w:rsid w:val="00E26636"/>
    <w:rsid w:val="00E2685B"/>
    <w:rsid w:val="00E275A1"/>
    <w:rsid w:val="00E2771D"/>
    <w:rsid w:val="00E27EEC"/>
    <w:rsid w:val="00E31440"/>
    <w:rsid w:val="00E31AB6"/>
    <w:rsid w:val="00E31C46"/>
    <w:rsid w:val="00E32464"/>
    <w:rsid w:val="00E32856"/>
    <w:rsid w:val="00E330F2"/>
    <w:rsid w:val="00E334D1"/>
    <w:rsid w:val="00E33E51"/>
    <w:rsid w:val="00E3424A"/>
    <w:rsid w:val="00E354C4"/>
    <w:rsid w:val="00E35548"/>
    <w:rsid w:val="00E35B26"/>
    <w:rsid w:val="00E36247"/>
    <w:rsid w:val="00E3644B"/>
    <w:rsid w:val="00E37187"/>
    <w:rsid w:val="00E375BC"/>
    <w:rsid w:val="00E37662"/>
    <w:rsid w:val="00E37D6C"/>
    <w:rsid w:val="00E40029"/>
    <w:rsid w:val="00E401C4"/>
    <w:rsid w:val="00E41F27"/>
    <w:rsid w:val="00E42FFE"/>
    <w:rsid w:val="00E43279"/>
    <w:rsid w:val="00E43447"/>
    <w:rsid w:val="00E43B47"/>
    <w:rsid w:val="00E4512B"/>
    <w:rsid w:val="00E4524B"/>
    <w:rsid w:val="00E455A2"/>
    <w:rsid w:val="00E471E9"/>
    <w:rsid w:val="00E47860"/>
    <w:rsid w:val="00E50EB0"/>
    <w:rsid w:val="00E5183A"/>
    <w:rsid w:val="00E5195E"/>
    <w:rsid w:val="00E52234"/>
    <w:rsid w:val="00E52A16"/>
    <w:rsid w:val="00E53504"/>
    <w:rsid w:val="00E5391E"/>
    <w:rsid w:val="00E54613"/>
    <w:rsid w:val="00E54F20"/>
    <w:rsid w:val="00E552C8"/>
    <w:rsid w:val="00E5545F"/>
    <w:rsid w:val="00E567B7"/>
    <w:rsid w:val="00E569C0"/>
    <w:rsid w:val="00E57134"/>
    <w:rsid w:val="00E576CE"/>
    <w:rsid w:val="00E57C40"/>
    <w:rsid w:val="00E57D3F"/>
    <w:rsid w:val="00E60619"/>
    <w:rsid w:val="00E60C4F"/>
    <w:rsid w:val="00E61055"/>
    <w:rsid w:val="00E61277"/>
    <w:rsid w:val="00E6155A"/>
    <w:rsid w:val="00E61685"/>
    <w:rsid w:val="00E61C7C"/>
    <w:rsid w:val="00E61E79"/>
    <w:rsid w:val="00E62394"/>
    <w:rsid w:val="00E625D9"/>
    <w:rsid w:val="00E62809"/>
    <w:rsid w:val="00E633FC"/>
    <w:rsid w:val="00E63ED4"/>
    <w:rsid w:val="00E641AF"/>
    <w:rsid w:val="00E64416"/>
    <w:rsid w:val="00E65454"/>
    <w:rsid w:val="00E65532"/>
    <w:rsid w:val="00E657FF"/>
    <w:rsid w:val="00E66817"/>
    <w:rsid w:val="00E6702F"/>
    <w:rsid w:val="00E672D0"/>
    <w:rsid w:val="00E6742E"/>
    <w:rsid w:val="00E67CCF"/>
    <w:rsid w:val="00E71773"/>
    <w:rsid w:val="00E71C2D"/>
    <w:rsid w:val="00E7304E"/>
    <w:rsid w:val="00E7469D"/>
    <w:rsid w:val="00E763FD"/>
    <w:rsid w:val="00E76A68"/>
    <w:rsid w:val="00E770F7"/>
    <w:rsid w:val="00E804CE"/>
    <w:rsid w:val="00E82256"/>
    <w:rsid w:val="00E8283C"/>
    <w:rsid w:val="00E82C7F"/>
    <w:rsid w:val="00E82D02"/>
    <w:rsid w:val="00E84400"/>
    <w:rsid w:val="00E86C16"/>
    <w:rsid w:val="00E86E26"/>
    <w:rsid w:val="00E86E2D"/>
    <w:rsid w:val="00E87438"/>
    <w:rsid w:val="00E87546"/>
    <w:rsid w:val="00E9031D"/>
    <w:rsid w:val="00E90F12"/>
    <w:rsid w:val="00E91453"/>
    <w:rsid w:val="00E918B7"/>
    <w:rsid w:val="00E92CBC"/>
    <w:rsid w:val="00E931BF"/>
    <w:rsid w:val="00E938FE"/>
    <w:rsid w:val="00E9427F"/>
    <w:rsid w:val="00E945A3"/>
    <w:rsid w:val="00E94FAB"/>
    <w:rsid w:val="00E95ECC"/>
    <w:rsid w:val="00E96536"/>
    <w:rsid w:val="00EA0B13"/>
    <w:rsid w:val="00EA104D"/>
    <w:rsid w:val="00EA16DC"/>
    <w:rsid w:val="00EA2AD6"/>
    <w:rsid w:val="00EA3181"/>
    <w:rsid w:val="00EA3AFB"/>
    <w:rsid w:val="00EA4810"/>
    <w:rsid w:val="00EA4BF2"/>
    <w:rsid w:val="00EA559B"/>
    <w:rsid w:val="00EA61CC"/>
    <w:rsid w:val="00EA6823"/>
    <w:rsid w:val="00EA7130"/>
    <w:rsid w:val="00EA79A0"/>
    <w:rsid w:val="00EB039F"/>
    <w:rsid w:val="00EB0E5F"/>
    <w:rsid w:val="00EB184B"/>
    <w:rsid w:val="00EB1D38"/>
    <w:rsid w:val="00EB2AC8"/>
    <w:rsid w:val="00EB2B5A"/>
    <w:rsid w:val="00EB321D"/>
    <w:rsid w:val="00EB3FC0"/>
    <w:rsid w:val="00EB4109"/>
    <w:rsid w:val="00EB4169"/>
    <w:rsid w:val="00EB4C46"/>
    <w:rsid w:val="00EB513F"/>
    <w:rsid w:val="00EB7020"/>
    <w:rsid w:val="00EB7E7C"/>
    <w:rsid w:val="00EC06D2"/>
    <w:rsid w:val="00EC06EC"/>
    <w:rsid w:val="00EC0ABB"/>
    <w:rsid w:val="00EC0CD0"/>
    <w:rsid w:val="00EC12FB"/>
    <w:rsid w:val="00EC14FF"/>
    <w:rsid w:val="00EC18CD"/>
    <w:rsid w:val="00EC1ECB"/>
    <w:rsid w:val="00EC4626"/>
    <w:rsid w:val="00EC4ACF"/>
    <w:rsid w:val="00EC4CF7"/>
    <w:rsid w:val="00EC4EF6"/>
    <w:rsid w:val="00EC534A"/>
    <w:rsid w:val="00EC5E1C"/>
    <w:rsid w:val="00EC661C"/>
    <w:rsid w:val="00EC6694"/>
    <w:rsid w:val="00EC6A37"/>
    <w:rsid w:val="00EC7220"/>
    <w:rsid w:val="00EC7878"/>
    <w:rsid w:val="00EC7A57"/>
    <w:rsid w:val="00ED0282"/>
    <w:rsid w:val="00ED0A5C"/>
    <w:rsid w:val="00ED0BA4"/>
    <w:rsid w:val="00ED1479"/>
    <w:rsid w:val="00ED1B77"/>
    <w:rsid w:val="00ED22A0"/>
    <w:rsid w:val="00ED2759"/>
    <w:rsid w:val="00ED27FC"/>
    <w:rsid w:val="00ED3BA9"/>
    <w:rsid w:val="00ED46F9"/>
    <w:rsid w:val="00ED5BED"/>
    <w:rsid w:val="00ED6DEC"/>
    <w:rsid w:val="00ED7C23"/>
    <w:rsid w:val="00ED7F3D"/>
    <w:rsid w:val="00EE1052"/>
    <w:rsid w:val="00EE163E"/>
    <w:rsid w:val="00EE17EB"/>
    <w:rsid w:val="00EE1A80"/>
    <w:rsid w:val="00EE1E80"/>
    <w:rsid w:val="00EE203C"/>
    <w:rsid w:val="00EE2285"/>
    <w:rsid w:val="00EE22CA"/>
    <w:rsid w:val="00EE2E6B"/>
    <w:rsid w:val="00EE3154"/>
    <w:rsid w:val="00EE359E"/>
    <w:rsid w:val="00EE3BBD"/>
    <w:rsid w:val="00EE41A7"/>
    <w:rsid w:val="00EE4512"/>
    <w:rsid w:val="00EE46C1"/>
    <w:rsid w:val="00EE49BF"/>
    <w:rsid w:val="00EE5A39"/>
    <w:rsid w:val="00EE64AA"/>
    <w:rsid w:val="00EE6AC1"/>
    <w:rsid w:val="00EE6D9C"/>
    <w:rsid w:val="00EE6FCA"/>
    <w:rsid w:val="00EE712E"/>
    <w:rsid w:val="00EE71F7"/>
    <w:rsid w:val="00EE771A"/>
    <w:rsid w:val="00EE77EF"/>
    <w:rsid w:val="00EF01F3"/>
    <w:rsid w:val="00EF04D8"/>
    <w:rsid w:val="00EF0EB8"/>
    <w:rsid w:val="00EF11A3"/>
    <w:rsid w:val="00EF155A"/>
    <w:rsid w:val="00EF1B92"/>
    <w:rsid w:val="00EF1D2E"/>
    <w:rsid w:val="00EF2545"/>
    <w:rsid w:val="00EF268A"/>
    <w:rsid w:val="00EF37CD"/>
    <w:rsid w:val="00EF39FD"/>
    <w:rsid w:val="00EF3A6C"/>
    <w:rsid w:val="00EF3DC9"/>
    <w:rsid w:val="00EF409D"/>
    <w:rsid w:val="00EF4296"/>
    <w:rsid w:val="00EF4C4E"/>
    <w:rsid w:val="00EF554B"/>
    <w:rsid w:val="00EF647A"/>
    <w:rsid w:val="00EF66E4"/>
    <w:rsid w:val="00EF685B"/>
    <w:rsid w:val="00EF6C53"/>
    <w:rsid w:val="00EF6D7E"/>
    <w:rsid w:val="00EF73FF"/>
    <w:rsid w:val="00EF74F5"/>
    <w:rsid w:val="00EF7B75"/>
    <w:rsid w:val="00EF7D32"/>
    <w:rsid w:val="00F008A0"/>
    <w:rsid w:val="00F00C6F"/>
    <w:rsid w:val="00F01743"/>
    <w:rsid w:val="00F0240F"/>
    <w:rsid w:val="00F03109"/>
    <w:rsid w:val="00F0384C"/>
    <w:rsid w:val="00F047F2"/>
    <w:rsid w:val="00F050E0"/>
    <w:rsid w:val="00F05277"/>
    <w:rsid w:val="00F052E0"/>
    <w:rsid w:val="00F055DC"/>
    <w:rsid w:val="00F05807"/>
    <w:rsid w:val="00F05D42"/>
    <w:rsid w:val="00F06EED"/>
    <w:rsid w:val="00F0740A"/>
    <w:rsid w:val="00F07FF0"/>
    <w:rsid w:val="00F10A0C"/>
    <w:rsid w:val="00F10DAB"/>
    <w:rsid w:val="00F11E98"/>
    <w:rsid w:val="00F11FA5"/>
    <w:rsid w:val="00F12607"/>
    <w:rsid w:val="00F12A11"/>
    <w:rsid w:val="00F12C64"/>
    <w:rsid w:val="00F1305D"/>
    <w:rsid w:val="00F13426"/>
    <w:rsid w:val="00F135BA"/>
    <w:rsid w:val="00F1374C"/>
    <w:rsid w:val="00F13985"/>
    <w:rsid w:val="00F1405D"/>
    <w:rsid w:val="00F14793"/>
    <w:rsid w:val="00F148E1"/>
    <w:rsid w:val="00F1606B"/>
    <w:rsid w:val="00F16409"/>
    <w:rsid w:val="00F164B2"/>
    <w:rsid w:val="00F1652F"/>
    <w:rsid w:val="00F179C8"/>
    <w:rsid w:val="00F20150"/>
    <w:rsid w:val="00F21B8D"/>
    <w:rsid w:val="00F22CAF"/>
    <w:rsid w:val="00F23CFD"/>
    <w:rsid w:val="00F24971"/>
    <w:rsid w:val="00F24B39"/>
    <w:rsid w:val="00F256BA"/>
    <w:rsid w:val="00F267DD"/>
    <w:rsid w:val="00F30191"/>
    <w:rsid w:val="00F30678"/>
    <w:rsid w:val="00F307E8"/>
    <w:rsid w:val="00F30C1F"/>
    <w:rsid w:val="00F31B0F"/>
    <w:rsid w:val="00F329EC"/>
    <w:rsid w:val="00F32FB1"/>
    <w:rsid w:val="00F331B7"/>
    <w:rsid w:val="00F337D8"/>
    <w:rsid w:val="00F33E0D"/>
    <w:rsid w:val="00F353CE"/>
    <w:rsid w:val="00F35D93"/>
    <w:rsid w:val="00F37FE3"/>
    <w:rsid w:val="00F4026B"/>
    <w:rsid w:val="00F40917"/>
    <w:rsid w:val="00F40CF3"/>
    <w:rsid w:val="00F40ECF"/>
    <w:rsid w:val="00F417B3"/>
    <w:rsid w:val="00F41B6C"/>
    <w:rsid w:val="00F42051"/>
    <w:rsid w:val="00F42D22"/>
    <w:rsid w:val="00F44AFA"/>
    <w:rsid w:val="00F44B9F"/>
    <w:rsid w:val="00F44CFD"/>
    <w:rsid w:val="00F45E7A"/>
    <w:rsid w:val="00F4609F"/>
    <w:rsid w:val="00F46645"/>
    <w:rsid w:val="00F470C0"/>
    <w:rsid w:val="00F47531"/>
    <w:rsid w:val="00F47BFD"/>
    <w:rsid w:val="00F5057A"/>
    <w:rsid w:val="00F51DA8"/>
    <w:rsid w:val="00F51EBC"/>
    <w:rsid w:val="00F5229D"/>
    <w:rsid w:val="00F53168"/>
    <w:rsid w:val="00F532C7"/>
    <w:rsid w:val="00F53D0D"/>
    <w:rsid w:val="00F53DA4"/>
    <w:rsid w:val="00F53DF5"/>
    <w:rsid w:val="00F5406A"/>
    <w:rsid w:val="00F54795"/>
    <w:rsid w:val="00F555AF"/>
    <w:rsid w:val="00F56B8E"/>
    <w:rsid w:val="00F57FC7"/>
    <w:rsid w:val="00F6023D"/>
    <w:rsid w:val="00F612EE"/>
    <w:rsid w:val="00F61E44"/>
    <w:rsid w:val="00F628E2"/>
    <w:rsid w:val="00F640D5"/>
    <w:rsid w:val="00F65A1C"/>
    <w:rsid w:val="00F671DA"/>
    <w:rsid w:val="00F67B83"/>
    <w:rsid w:val="00F70A29"/>
    <w:rsid w:val="00F70C80"/>
    <w:rsid w:val="00F70CEE"/>
    <w:rsid w:val="00F710FA"/>
    <w:rsid w:val="00F716CB"/>
    <w:rsid w:val="00F71892"/>
    <w:rsid w:val="00F71A49"/>
    <w:rsid w:val="00F726A3"/>
    <w:rsid w:val="00F726BF"/>
    <w:rsid w:val="00F72F10"/>
    <w:rsid w:val="00F73926"/>
    <w:rsid w:val="00F74928"/>
    <w:rsid w:val="00F7522B"/>
    <w:rsid w:val="00F77629"/>
    <w:rsid w:val="00F77E56"/>
    <w:rsid w:val="00F80939"/>
    <w:rsid w:val="00F8142B"/>
    <w:rsid w:val="00F819B5"/>
    <w:rsid w:val="00F81F07"/>
    <w:rsid w:val="00F8229C"/>
    <w:rsid w:val="00F83A6A"/>
    <w:rsid w:val="00F83F1B"/>
    <w:rsid w:val="00F84818"/>
    <w:rsid w:val="00F848D8"/>
    <w:rsid w:val="00F858C6"/>
    <w:rsid w:val="00F8599C"/>
    <w:rsid w:val="00F859A8"/>
    <w:rsid w:val="00F87C07"/>
    <w:rsid w:val="00F90276"/>
    <w:rsid w:val="00F913B9"/>
    <w:rsid w:val="00F913C1"/>
    <w:rsid w:val="00F91456"/>
    <w:rsid w:val="00F9163D"/>
    <w:rsid w:val="00F92CC6"/>
    <w:rsid w:val="00F93B33"/>
    <w:rsid w:val="00F94B47"/>
    <w:rsid w:val="00F95EAE"/>
    <w:rsid w:val="00F9687B"/>
    <w:rsid w:val="00F96C44"/>
    <w:rsid w:val="00F97D66"/>
    <w:rsid w:val="00FA0D27"/>
    <w:rsid w:val="00FA163C"/>
    <w:rsid w:val="00FA1807"/>
    <w:rsid w:val="00FA18A3"/>
    <w:rsid w:val="00FA2488"/>
    <w:rsid w:val="00FA29DF"/>
    <w:rsid w:val="00FA2AA3"/>
    <w:rsid w:val="00FA2E74"/>
    <w:rsid w:val="00FA33E1"/>
    <w:rsid w:val="00FA49A8"/>
    <w:rsid w:val="00FA4F55"/>
    <w:rsid w:val="00FA53D6"/>
    <w:rsid w:val="00FA56F8"/>
    <w:rsid w:val="00FA5BB7"/>
    <w:rsid w:val="00FA66FE"/>
    <w:rsid w:val="00FB0253"/>
    <w:rsid w:val="00FB107F"/>
    <w:rsid w:val="00FB1234"/>
    <w:rsid w:val="00FB1630"/>
    <w:rsid w:val="00FB2080"/>
    <w:rsid w:val="00FB2C14"/>
    <w:rsid w:val="00FB3075"/>
    <w:rsid w:val="00FB4C85"/>
    <w:rsid w:val="00FB721A"/>
    <w:rsid w:val="00FB7C75"/>
    <w:rsid w:val="00FB7F3C"/>
    <w:rsid w:val="00FC09B8"/>
    <w:rsid w:val="00FC0CAF"/>
    <w:rsid w:val="00FC170B"/>
    <w:rsid w:val="00FC1B35"/>
    <w:rsid w:val="00FC2AA7"/>
    <w:rsid w:val="00FC2F04"/>
    <w:rsid w:val="00FC39AF"/>
    <w:rsid w:val="00FC425E"/>
    <w:rsid w:val="00FC48A7"/>
    <w:rsid w:val="00FC512C"/>
    <w:rsid w:val="00FC52C2"/>
    <w:rsid w:val="00FC5349"/>
    <w:rsid w:val="00FC5D01"/>
    <w:rsid w:val="00FC62A9"/>
    <w:rsid w:val="00FC7CD6"/>
    <w:rsid w:val="00FC7CE4"/>
    <w:rsid w:val="00FC7E0E"/>
    <w:rsid w:val="00FC7EF6"/>
    <w:rsid w:val="00FD0543"/>
    <w:rsid w:val="00FD05EA"/>
    <w:rsid w:val="00FD2254"/>
    <w:rsid w:val="00FD31F1"/>
    <w:rsid w:val="00FD504E"/>
    <w:rsid w:val="00FD5872"/>
    <w:rsid w:val="00FD6D97"/>
    <w:rsid w:val="00FD7BE3"/>
    <w:rsid w:val="00FD7C85"/>
    <w:rsid w:val="00FD7F05"/>
    <w:rsid w:val="00FE05C7"/>
    <w:rsid w:val="00FE0E6C"/>
    <w:rsid w:val="00FE12C0"/>
    <w:rsid w:val="00FE1B0B"/>
    <w:rsid w:val="00FE1E2D"/>
    <w:rsid w:val="00FE2509"/>
    <w:rsid w:val="00FE2A62"/>
    <w:rsid w:val="00FE30E0"/>
    <w:rsid w:val="00FE3505"/>
    <w:rsid w:val="00FE43CC"/>
    <w:rsid w:val="00FE4757"/>
    <w:rsid w:val="00FE59DB"/>
    <w:rsid w:val="00FE6659"/>
    <w:rsid w:val="00FE6E32"/>
    <w:rsid w:val="00FF0133"/>
    <w:rsid w:val="00FF0460"/>
    <w:rsid w:val="00FF1676"/>
    <w:rsid w:val="00FF174B"/>
    <w:rsid w:val="00FF46DF"/>
    <w:rsid w:val="00FF4B87"/>
    <w:rsid w:val="00FF4C12"/>
    <w:rsid w:val="00FF5887"/>
    <w:rsid w:val="00FF5A7A"/>
    <w:rsid w:val="00FF686C"/>
    <w:rsid w:val="00FF6E2F"/>
    <w:rsid w:val="00FF7870"/>
    <w:rsid w:val="365D2436"/>
    <w:rsid w:val="4668F55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AD81F"/>
  <w15:docId w15:val="{436C2664-E759-4E3D-89CC-FFD6BAF8B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695"/>
    <w:pPr>
      <w:spacing w:after="0" w:line="240" w:lineRule="atLeast"/>
      <w:ind w:left="2268" w:right="136"/>
      <w:jc w:val="both"/>
    </w:pPr>
    <w:rPr>
      <w:rFonts w:ascii="Arial" w:eastAsia="Times New Roman" w:hAnsi="Arial" w:cs="Times New Roman"/>
      <w:sz w:val="20"/>
      <w:szCs w:val="20"/>
      <w:lang w:val="es-ES_tradnl" w:eastAsia="es-ES_tradnl"/>
    </w:rPr>
  </w:style>
  <w:style w:type="paragraph" w:styleId="Heading1">
    <w:name w:val="heading 1"/>
    <w:basedOn w:val="Normal"/>
    <w:next w:val="Normal"/>
    <w:link w:val="Heading1Char"/>
    <w:qFormat/>
    <w:rsid w:val="004871BA"/>
    <w:pPr>
      <w:ind w:left="0"/>
      <w:jc w:val="left"/>
      <w:outlineLvl w:val="0"/>
    </w:pPr>
    <w:rPr>
      <w:rFonts w:ascii="Book Antiqua" w:hAnsi="Book Antiqua"/>
      <w:b/>
      <w:smallCaps/>
      <w:sz w:val="28"/>
    </w:rPr>
  </w:style>
  <w:style w:type="paragraph" w:styleId="Heading2">
    <w:name w:val="heading 2"/>
    <w:basedOn w:val="Normal"/>
    <w:next w:val="Normal"/>
    <w:link w:val="Heading2Char"/>
    <w:qFormat/>
    <w:rsid w:val="004871BA"/>
    <w:pPr>
      <w:ind w:left="0"/>
      <w:outlineLvl w:val="1"/>
    </w:pPr>
    <w:rPr>
      <w:rFonts w:ascii="Book Antiqua" w:hAnsi="Book Antiqua"/>
      <w:b/>
      <w:smallCaps/>
      <w:sz w:val="24"/>
    </w:rPr>
  </w:style>
  <w:style w:type="paragraph" w:styleId="Heading3">
    <w:name w:val="heading 3"/>
    <w:basedOn w:val="Normal"/>
    <w:next w:val="Normal"/>
    <w:link w:val="Heading3Char"/>
    <w:qFormat/>
    <w:rsid w:val="004871BA"/>
    <w:pPr>
      <w:ind w:left="0"/>
      <w:outlineLvl w:val="2"/>
    </w:pPr>
    <w:rPr>
      <w:rFonts w:ascii="Book Antiqua" w:hAnsi="Book Antiqua"/>
      <w:b/>
      <w:smallCaps/>
    </w:rPr>
  </w:style>
  <w:style w:type="paragraph" w:styleId="Heading4">
    <w:name w:val="heading 4"/>
    <w:basedOn w:val="Normal"/>
    <w:next w:val="Normal"/>
    <w:link w:val="Heading4Char"/>
    <w:autoRedefine/>
    <w:qFormat/>
    <w:rsid w:val="00EA61CC"/>
    <w:pPr>
      <w:ind w:left="864"/>
      <w:outlineLvl w:val="3"/>
    </w:pPr>
    <w:rPr>
      <w:rFonts w:ascii="Book Antiqua" w:hAnsi="Book Antiqua"/>
      <w:b/>
      <w:smallCaps/>
    </w:rPr>
  </w:style>
  <w:style w:type="paragraph" w:styleId="Heading5">
    <w:name w:val="heading 5"/>
    <w:basedOn w:val="Normal"/>
    <w:next w:val="Normal"/>
    <w:link w:val="Heading5Char"/>
    <w:qFormat/>
    <w:rsid w:val="004871BA"/>
    <w:pPr>
      <w:ind w:left="0"/>
      <w:outlineLvl w:val="4"/>
    </w:pPr>
    <w:rPr>
      <w:b/>
      <w:sz w:val="24"/>
    </w:rPr>
  </w:style>
  <w:style w:type="paragraph" w:styleId="Heading6">
    <w:name w:val="heading 6"/>
    <w:basedOn w:val="Normal"/>
    <w:next w:val="Normal"/>
    <w:link w:val="Heading6Char"/>
    <w:qFormat/>
    <w:rsid w:val="004871BA"/>
    <w:pPr>
      <w:spacing w:before="240" w:after="60"/>
      <w:ind w:left="0"/>
      <w:outlineLvl w:val="5"/>
    </w:pPr>
    <w:rPr>
      <w:rFonts w:ascii="Times New Roman" w:hAnsi="Times New Roman"/>
      <w:i/>
      <w:sz w:val="22"/>
    </w:rPr>
  </w:style>
  <w:style w:type="paragraph" w:styleId="Heading7">
    <w:name w:val="heading 7"/>
    <w:basedOn w:val="Normal"/>
    <w:next w:val="Normal"/>
    <w:link w:val="Heading7Char"/>
    <w:uiPriority w:val="99"/>
    <w:qFormat/>
    <w:rsid w:val="004871BA"/>
    <w:pPr>
      <w:spacing w:before="240" w:after="60"/>
      <w:ind w:left="0"/>
      <w:outlineLvl w:val="6"/>
    </w:pPr>
  </w:style>
  <w:style w:type="paragraph" w:styleId="Heading8">
    <w:name w:val="heading 8"/>
    <w:basedOn w:val="Normal"/>
    <w:next w:val="Normal"/>
    <w:link w:val="Heading8Char"/>
    <w:uiPriority w:val="99"/>
    <w:qFormat/>
    <w:rsid w:val="004871BA"/>
    <w:pPr>
      <w:spacing w:before="240" w:after="60"/>
      <w:ind w:left="0"/>
      <w:outlineLvl w:val="7"/>
    </w:pPr>
    <w:rPr>
      <w:i/>
    </w:rPr>
  </w:style>
  <w:style w:type="paragraph" w:styleId="Heading9">
    <w:name w:val="heading 9"/>
    <w:basedOn w:val="Normal"/>
    <w:next w:val="Normal"/>
    <w:link w:val="Heading9Char"/>
    <w:uiPriority w:val="99"/>
    <w:qFormat/>
    <w:rsid w:val="004871BA"/>
    <w:pPr>
      <w:spacing w:before="240" w:after="60"/>
      <w:ind w:left="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871BA"/>
    <w:rPr>
      <w:rFonts w:ascii="Book Antiqua" w:eastAsia="Times New Roman" w:hAnsi="Book Antiqua" w:cs="Times New Roman"/>
      <w:b/>
      <w:smallCaps/>
      <w:sz w:val="28"/>
      <w:szCs w:val="20"/>
      <w:lang w:val="es-ES_tradnl" w:eastAsia="es-ES_tradnl"/>
    </w:rPr>
  </w:style>
  <w:style w:type="character" w:customStyle="1" w:styleId="Heading2Char">
    <w:name w:val="Heading 2 Char"/>
    <w:basedOn w:val="DefaultParagraphFont"/>
    <w:link w:val="Heading2"/>
    <w:rsid w:val="004871BA"/>
    <w:rPr>
      <w:rFonts w:ascii="Book Antiqua" w:eastAsia="Times New Roman" w:hAnsi="Book Antiqua" w:cs="Times New Roman"/>
      <w:b/>
      <w:smallCaps/>
      <w:sz w:val="24"/>
      <w:szCs w:val="20"/>
      <w:lang w:val="es-ES_tradnl" w:eastAsia="es-ES_tradnl"/>
    </w:rPr>
  </w:style>
  <w:style w:type="character" w:customStyle="1" w:styleId="Heading3Char">
    <w:name w:val="Heading 3 Char"/>
    <w:basedOn w:val="DefaultParagraphFont"/>
    <w:link w:val="Heading3"/>
    <w:rsid w:val="004871BA"/>
    <w:rPr>
      <w:rFonts w:ascii="Book Antiqua" w:eastAsia="Times New Roman" w:hAnsi="Book Antiqua" w:cs="Times New Roman"/>
      <w:b/>
      <w:smallCaps/>
      <w:sz w:val="20"/>
      <w:szCs w:val="20"/>
      <w:lang w:val="es-ES_tradnl" w:eastAsia="es-ES_tradnl"/>
    </w:rPr>
  </w:style>
  <w:style w:type="character" w:customStyle="1" w:styleId="Heading4Char">
    <w:name w:val="Heading 4 Char"/>
    <w:basedOn w:val="DefaultParagraphFont"/>
    <w:link w:val="Heading4"/>
    <w:rsid w:val="00EA61CC"/>
    <w:rPr>
      <w:rFonts w:ascii="Book Antiqua" w:eastAsia="Times New Roman" w:hAnsi="Book Antiqua" w:cs="Times New Roman"/>
      <w:b/>
      <w:smallCaps/>
      <w:sz w:val="20"/>
      <w:szCs w:val="20"/>
      <w:lang w:val="es-ES_tradnl" w:eastAsia="es-ES_tradnl"/>
    </w:rPr>
  </w:style>
  <w:style w:type="character" w:customStyle="1" w:styleId="Heading5Char">
    <w:name w:val="Heading 5 Char"/>
    <w:basedOn w:val="DefaultParagraphFont"/>
    <w:link w:val="Heading5"/>
    <w:rsid w:val="004871BA"/>
    <w:rPr>
      <w:rFonts w:ascii="Arial" w:eastAsia="Times New Roman" w:hAnsi="Arial" w:cs="Times New Roman"/>
      <w:b/>
      <w:sz w:val="24"/>
      <w:szCs w:val="20"/>
      <w:lang w:val="es-ES_tradnl" w:eastAsia="es-ES_tradnl"/>
    </w:rPr>
  </w:style>
  <w:style w:type="character" w:customStyle="1" w:styleId="Heading6Char">
    <w:name w:val="Heading 6 Char"/>
    <w:basedOn w:val="DefaultParagraphFont"/>
    <w:link w:val="Heading6"/>
    <w:rsid w:val="004871BA"/>
    <w:rPr>
      <w:rFonts w:ascii="Times New Roman" w:eastAsia="Times New Roman" w:hAnsi="Times New Roman" w:cs="Times New Roman"/>
      <w:i/>
      <w:szCs w:val="20"/>
      <w:lang w:val="es-ES_tradnl" w:eastAsia="es-ES_tradnl"/>
    </w:rPr>
  </w:style>
  <w:style w:type="character" w:customStyle="1" w:styleId="Heading7Char">
    <w:name w:val="Heading 7 Char"/>
    <w:basedOn w:val="DefaultParagraphFont"/>
    <w:link w:val="Heading7"/>
    <w:rsid w:val="004871BA"/>
    <w:rPr>
      <w:rFonts w:ascii="Arial" w:eastAsia="Times New Roman" w:hAnsi="Arial" w:cs="Times New Roman"/>
      <w:sz w:val="20"/>
      <w:szCs w:val="20"/>
      <w:lang w:val="es-ES_tradnl" w:eastAsia="es-ES_tradnl"/>
    </w:rPr>
  </w:style>
  <w:style w:type="character" w:customStyle="1" w:styleId="Heading8Char">
    <w:name w:val="Heading 8 Char"/>
    <w:basedOn w:val="DefaultParagraphFont"/>
    <w:link w:val="Heading8"/>
    <w:rsid w:val="004871BA"/>
    <w:rPr>
      <w:rFonts w:ascii="Arial" w:eastAsia="Times New Roman" w:hAnsi="Arial" w:cs="Times New Roman"/>
      <w:i/>
      <w:sz w:val="20"/>
      <w:szCs w:val="20"/>
      <w:lang w:val="es-ES_tradnl" w:eastAsia="es-ES_tradnl"/>
    </w:rPr>
  </w:style>
  <w:style w:type="character" w:customStyle="1" w:styleId="Heading9Char">
    <w:name w:val="Heading 9 Char"/>
    <w:basedOn w:val="DefaultParagraphFont"/>
    <w:link w:val="Heading9"/>
    <w:rsid w:val="004871BA"/>
    <w:rPr>
      <w:rFonts w:ascii="Arial" w:eastAsia="Times New Roman" w:hAnsi="Arial" w:cs="Times New Roman"/>
      <w:b/>
      <w:i/>
      <w:sz w:val="18"/>
      <w:szCs w:val="20"/>
      <w:lang w:val="es-ES_tradnl" w:eastAsia="es-ES_tradnl"/>
    </w:rPr>
  </w:style>
  <w:style w:type="paragraph" w:styleId="Header">
    <w:name w:val="header"/>
    <w:aliases w:val="h,Header - HPS Document"/>
    <w:basedOn w:val="Normal"/>
    <w:link w:val="HeaderChar"/>
    <w:rsid w:val="004871BA"/>
    <w:pPr>
      <w:tabs>
        <w:tab w:val="center" w:pos="4252"/>
        <w:tab w:val="right" w:pos="8504"/>
      </w:tabs>
    </w:pPr>
  </w:style>
  <w:style w:type="character" w:customStyle="1" w:styleId="HeaderChar">
    <w:name w:val="Header Char"/>
    <w:aliases w:val="h Char,Header - HPS Document Char"/>
    <w:basedOn w:val="DefaultParagraphFont"/>
    <w:link w:val="Header"/>
    <w:rsid w:val="004871BA"/>
    <w:rPr>
      <w:rFonts w:ascii="Arial" w:eastAsia="Times New Roman" w:hAnsi="Arial" w:cs="Times New Roman"/>
      <w:sz w:val="20"/>
      <w:szCs w:val="20"/>
      <w:lang w:val="es-ES_tradnl" w:eastAsia="es-ES_tradnl"/>
    </w:rPr>
  </w:style>
  <w:style w:type="paragraph" w:customStyle="1" w:styleId="TEXTSANG1">
    <w:name w:val="TEXTSANG1"/>
    <w:basedOn w:val="Normal"/>
    <w:rsid w:val="004871BA"/>
    <w:pPr>
      <w:ind w:left="2693"/>
    </w:pPr>
  </w:style>
  <w:style w:type="paragraph" w:styleId="TOC3">
    <w:name w:val="toc 3"/>
    <w:basedOn w:val="Normal"/>
    <w:next w:val="Normal"/>
    <w:uiPriority w:val="39"/>
    <w:rsid w:val="004871BA"/>
    <w:pPr>
      <w:ind w:left="400"/>
      <w:jc w:val="left"/>
    </w:pPr>
    <w:rPr>
      <w:rFonts w:ascii="Times New Roman" w:hAnsi="Times New Roman"/>
      <w:i/>
      <w:iCs/>
    </w:rPr>
  </w:style>
  <w:style w:type="paragraph" w:styleId="Footer">
    <w:name w:val="footer"/>
    <w:basedOn w:val="Normal"/>
    <w:link w:val="FooterChar"/>
    <w:rsid w:val="004871BA"/>
    <w:pPr>
      <w:tabs>
        <w:tab w:val="center" w:pos="4252"/>
        <w:tab w:val="right" w:pos="8504"/>
      </w:tabs>
    </w:pPr>
  </w:style>
  <w:style w:type="character" w:customStyle="1" w:styleId="FooterChar">
    <w:name w:val="Footer Char"/>
    <w:basedOn w:val="DefaultParagraphFont"/>
    <w:link w:val="Footer"/>
    <w:rsid w:val="004871BA"/>
    <w:rPr>
      <w:rFonts w:ascii="Arial" w:eastAsia="Times New Roman" w:hAnsi="Arial" w:cs="Times New Roman"/>
      <w:sz w:val="20"/>
      <w:szCs w:val="20"/>
      <w:lang w:val="es-ES_tradnl" w:eastAsia="es-ES_tradnl"/>
    </w:rPr>
  </w:style>
  <w:style w:type="paragraph" w:customStyle="1" w:styleId="Estilo1">
    <w:name w:val="Estilo1"/>
    <w:basedOn w:val="Normal"/>
    <w:rsid w:val="004871BA"/>
    <w:pPr>
      <w:pBdr>
        <w:top w:val="single" w:sz="6" w:space="1" w:color="auto"/>
      </w:pBdr>
      <w:ind w:left="993" w:right="134" w:hanging="851"/>
    </w:pPr>
    <w:rPr>
      <w:b/>
      <w:sz w:val="28"/>
    </w:rPr>
  </w:style>
  <w:style w:type="paragraph" w:customStyle="1" w:styleId="SANG1">
    <w:name w:val="SANG1"/>
    <w:basedOn w:val="Normal"/>
    <w:rsid w:val="004871BA"/>
    <w:pPr>
      <w:ind w:left="2694" w:hanging="425"/>
    </w:pPr>
  </w:style>
  <w:style w:type="paragraph" w:customStyle="1" w:styleId="SANG2">
    <w:name w:val="SANG2"/>
    <w:basedOn w:val="Normal"/>
    <w:rsid w:val="004871BA"/>
    <w:pPr>
      <w:ind w:left="3119" w:hanging="425"/>
    </w:pPr>
  </w:style>
  <w:style w:type="paragraph" w:customStyle="1" w:styleId="SANG3">
    <w:name w:val="SANG3"/>
    <w:basedOn w:val="Normal"/>
    <w:rsid w:val="004871BA"/>
    <w:pPr>
      <w:ind w:left="3544" w:hanging="425"/>
    </w:pPr>
  </w:style>
  <w:style w:type="paragraph" w:customStyle="1" w:styleId="TEXTSANG2">
    <w:name w:val="TEXTSANG2"/>
    <w:basedOn w:val="Normal"/>
    <w:rsid w:val="004871BA"/>
    <w:pPr>
      <w:ind w:left="3119" w:right="134"/>
    </w:pPr>
  </w:style>
  <w:style w:type="paragraph" w:styleId="TOC1">
    <w:name w:val="toc 1"/>
    <w:basedOn w:val="Normal"/>
    <w:next w:val="TOC2"/>
    <w:uiPriority w:val="39"/>
    <w:rsid w:val="004871BA"/>
    <w:pPr>
      <w:spacing w:before="120" w:after="120"/>
      <w:ind w:left="0"/>
      <w:jc w:val="left"/>
    </w:pPr>
    <w:rPr>
      <w:rFonts w:ascii="Times New Roman" w:hAnsi="Times New Roman"/>
      <w:b/>
      <w:bCs/>
      <w:caps/>
    </w:rPr>
  </w:style>
  <w:style w:type="paragraph" w:styleId="TOC2">
    <w:name w:val="toc 2"/>
    <w:basedOn w:val="Normal"/>
    <w:uiPriority w:val="39"/>
    <w:rsid w:val="004871BA"/>
    <w:pPr>
      <w:ind w:left="200"/>
      <w:jc w:val="left"/>
    </w:pPr>
    <w:rPr>
      <w:rFonts w:ascii="Times New Roman" w:hAnsi="Times New Roman"/>
      <w:smallCaps/>
    </w:rPr>
  </w:style>
  <w:style w:type="paragraph" w:styleId="TOC4">
    <w:name w:val="toc 4"/>
    <w:basedOn w:val="Normal"/>
    <w:next w:val="Normal"/>
    <w:uiPriority w:val="39"/>
    <w:rsid w:val="004871BA"/>
    <w:pPr>
      <w:ind w:left="600"/>
      <w:jc w:val="left"/>
    </w:pPr>
    <w:rPr>
      <w:rFonts w:ascii="Times New Roman" w:hAnsi="Times New Roman"/>
      <w:sz w:val="18"/>
      <w:szCs w:val="18"/>
    </w:rPr>
  </w:style>
  <w:style w:type="paragraph" w:styleId="Caption">
    <w:name w:val="caption"/>
    <w:basedOn w:val="Normal"/>
    <w:next w:val="Normal"/>
    <w:qFormat/>
    <w:rsid w:val="004871BA"/>
    <w:pPr>
      <w:spacing w:before="120" w:after="120"/>
    </w:pPr>
    <w:rPr>
      <w:b/>
    </w:rPr>
  </w:style>
  <w:style w:type="paragraph" w:customStyle="1" w:styleId="TEXTPIE">
    <w:name w:val="TEXTPIE"/>
    <w:basedOn w:val="Normal"/>
    <w:rsid w:val="004871BA"/>
    <w:pPr>
      <w:ind w:left="0" w:right="0"/>
      <w:jc w:val="left"/>
    </w:pPr>
    <w:rPr>
      <w:sz w:val="16"/>
    </w:rPr>
  </w:style>
  <w:style w:type="paragraph" w:customStyle="1" w:styleId="SANG4">
    <w:name w:val="SANG4"/>
    <w:basedOn w:val="Normal"/>
    <w:rsid w:val="004871BA"/>
    <w:pPr>
      <w:ind w:left="3970" w:hanging="425"/>
    </w:pPr>
  </w:style>
  <w:style w:type="paragraph" w:customStyle="1" w:styleId="SANG4NE">
    <w:name w:val="SANG4NE"/>
    <w:basedOn w:val="SANG4"/>
    <w:rsid w:val="004871BA"/>
    <w:rPr>
      <w:b/>
    </w:rPr>
  </w:style>
  <w:style w:type="paragraph" w:customStyle="1" w:styleId="TEXTSANG3">
    <w:name w:val="TEXTSANG3"/>
    <w:basedOn w:val="Normal"/>
    <w:rsid w:val="004871BA"/>
    <w:pPr>
      <w:ind w:left="3544"/>
    </w:pPr>
  </w:style>
  <w:style w:type="paragraph" w:customStyle="1" w:styleId="SANG1NE">
    <w:name w:val="SANG1NE"/>
    <w:basedOn w:val="SANG1"/>
    <w:next w:val="TEXTSANG1"/>
    <w:rsid w:val="004871BA"/>
    <w:rPr>
      <w:b/>
    </w:rPr>
  </w:style>
  <w:style w:type="paragraph" w:customStyle="1" w:styleId="SANG2NE">
    <w:name w:val="SANG2NE"/>
    <w:basedOn w:val="SANG2"/>
    <w:next w:val="TEXTSANG2"/>
    <w:rsid w:val="004871BA"/>
    <w:rPr>
      <w:b/>
    </w:rPr>
  </w:style>
  <w:style w:type="paragraph" w:customStyle="1" w:styleId="SANG3NE">
    <w:name w:val="SANG3NE"/>
    <w:basedOn w:val="SANG3"/>
    <w:next w:val="TEXTSANG3"/>
    <w:rsid w:val="004871BA"/>
    <w:rPr>
      <w:b/>
    </w:rPr>
  </w:style>
  <w:style w:type="paragraph" w:customStyle="1" w:styleId="TEXTSANG4">
    <w:name w:val="TEXTSANG4"/>
    <w:basedOn w:val="TEXTSANG3"/>
    <w:rsid w:val="004871BA"/>
    <w:pPr>
      <w:ind w:left="3969"/>
    </w:pPr>
  </w:style>
  <w:style w:type="character" w:styleId="PageNumber">
    <w:name w:val="page number"/>
    <w:basedOn w:val="DefaultParagraphFont"/>
    <w:rsid w:val="004871BA"/>
  </w:style>
  <w:style w:type="paragraph" w:customStyle="1" w:styleId="Tabla">
    <w:name w:val="Tabla"/>
    <w:basedOn w:val="Normal"/>
    <w:rsid w:val="004871BA"/>
    <w:pPr>
      <w:ind w:left="0" w:right="0"/>
      <w:jc w:val="left"/>
    </w:pPr>
  </w:style>
  <w:style w:type="paragraph" w:styleId="TOC5">
    <w:name w:val="toc 5"/>
    <w:basedOn w:val="Normal"/>
    <w:next w:val="Normal"/>
    <w:autoRedefine/>
    <w:semiHidden/>
    <w:rsid w:val="004871BA"/>
    <w:pPr>
      <w:ind w:left="800"/>
      <w:jc w:val="left"/>
    </w:pPr>
    <w:rPr>
      <w:rFonts w:ascii="Times New Roman" w:hAnsi="Times New Roman"/>
      <w:sz w:val="18"/>
      <w:szCs w:val="18"/>
    </w:rPr>
  </w:style>
  <w:style w:type="paragraph" w:styleId="TOC6">
    <w:name w:val="toc 6"/>
    <w:basedOn w:val="Normal"/>
    <w:next w:val="Normal"/>
    <w:autoRedefine/>
    <w:semiHidden/>
    <w:rsid w:val="004871BA"/>
    <w:pPr>
      <w:ind w:left="1000"/>
      <w:jc w:val="left"/>
    </w:pPr>
    <w:rPr>
      <w:rFonts w:ascii="Times New Roman" w:hAnsi="Times New Roman"/>
      <w:sz w:val="18"/>
      <w:szCs w:val="18"/>
    </w:rPr>
  </w:style>
  <w:style w:type="paragraph" w:styleId="TOC7">
    <w:name w:val="toc 7"/>
    <w:basedOn w:val="Normal"/>
    <w:next w:val="Normal"/>
    <w:autoRedefine/>
    <w:semiHidden/>
    <w:rsid w:val="004871BA"/>
    <w:pPr>
      <w:ind w:left="1200"/>
      <w:jc w:val="left"/>
    </w:pPr>
    <w:rPr>
      <w:rFonts w:ascii="Times New Roman" w:hAnsi="Times New Roman"/>
      <w:sz w:val="18"/>
      <w:szCs w:val="18"/>
    </w:rPr>
  </w:style>
  <w:style w:type="paragraph" w:styleId="TOC8">
    <w:name w:val="toc 8"/>
    <w:basedOn w:val="Normal"/>
    <w:next w:val="Normal"/>
    <w:autoRedefine/>
    <w:semiHidden/>
    <w:rsid w:val="004871BA"/>
    <w:pPr>
      <w:ind w:left="1400"/>
      <w:jc w:val="left"/>
    </w:pPr>
    <w:rPr>
      <w:rFonts w:ascii="Times New Roman" w:hAnsi="Times New Roman"/>
      <w:sz w:val="18"/>
      <w:szCs w:val="18"/>
    </w:rPr>
  </w:style>
  <w:style w:type="paragraph" w:styleId="TOC9">
    <w:name w:val="toc 9"/>
    <w:basedOn w:val="Normal"/>
    <w:next w:val="Normal"/>
    <w:autoRedefine/>
    <w:semiHidden/>
    <w:rsid w:val="004871BA"/>
    <w:pPr>
      <w:ind w:left="1600"/>
      <w:jc w:val="left"/>
    </w:pPr>
    <w:rPr>
      <w:rFonts w:ascii="Times New Roman" w:hAnsi="Times New Roman"/>
      <w:sz w:val="18"/>
      <w:szCs w:val="18"/>
    </w:rPr>
  </w:style>
  <w:style w:type="paragraph" w:styleId="Index1">
    <w:name w:val="index 1"/>
    <w:basedOn w:val="Normal"/>
    <w:next w:val="Normal"/>
    <w:autoRedefine/>
    <w:semiHidden/>
    <w:rsid w:val="004871BA"/>
    <w:pPr>
      <w:ind w:left="200" w:hanging="200"/>
    </w:pPr>
  </w:style>
  <w:style w:type="paragraph" w:styleId="Index2">
    <w:name w:val="index 2"/>
    <w:basedOn w:val="Normal"/>
    <w:next w:val="Normal"/>
    <w:autoRedefine/>
    <w:semiHidden/>
    <w:rsid w:val="004871BA"/>
    <w:pPr>
      <w:ind w:left="400" w:hanging="200"/>
    </w:pPr>
  </w:style>
  <w:style w:type="paragraph" w:styleId="Index3">
    <w:name w:val="index 3"/>
    <w:basedOn w:val="Normal"/>
    <w:next w:val="Normal"/>
    <w:autoRedefine/>
    <w:semiHidden/>
    <w:rsid w:val="004871BA"/>
    <w:pPr>
      <w:ind w:left="600" w:hanging="200"/>
    </w:pPr>
  </w:style>
  <w:style w:type="paragraph" w:styleId="Index4">
    <w:name w:val="index 4"/>
    <w:basedOn w:val="Normal"/>
    <w:next w:val="Normal"/>
    <w:autoRedefine/>
    <w:semiHidden/>
    <w:rsid w:val="004871BA"/>
    <w:pPr>
      <w:ind w:left="800" w:hanging="200"/>
    </w:pPr>
  </w:style>
  <w:style w:type="paragraph" w:styleId="Index5">
    <w:name w:val="index 5"/>
    <w:basedOn w:val="Normal"/>
    <w:next w:val="Normal"/>
    <w:autoRedefine/>
    <w:semiHidden/>
    <w:rsid w:val="004871BA"/>
    <w:pPr>
      <w:ind w:left="1000" w:hanging="200"/>
    </w:pPr>
  </w:style>
  <w:style w:type="paragraph" w:styleId="Index6">
    <w:name w:val="index 6"/>
    <w:basedOn w:val="Normal"/>
    <w:next w:val="Normal"/>
    <w:autoRedefine/>
    <w:semiHidden/>
    <w:rsid w:val="004871BA"/>
    <w:pPr>
      <w:ind w:left="1200" w:hanging="200"/>
    </w:pPr>
  </w:style>
  <w:style w:type="paragraph" w:styleId="Index7">
    <w:name w:val="index 7"/>
    <w:basedOn w:val="Normal"/>
    <w:next w:val="Normal"/>
    <w:autoRedefine/>
    <w:semiHidden/>
    <w:rsid w:val="004871BA"/>
    <w:pPr>
      <w:ind w:left="1400" w:hanging="200"/>
    </w:pPr>
  </w:style>
  <w:style w:type="paragraph" w:styleId="Index8">
    <w:name w:val="index 8"/>
    <w:basedOn w:val="Normal"/>
    <w:next w:val="Normal"/>
    <w:autoRedefine/>
    <w:semiHidden/>
    <w:rsid w:val="004871BA"/>
    <w:pPr>
      <w:ind w:left="1600" w:hanging="200"/>
    </w:pPr>
  </w:style>
  <w:style w:type="paragraph" w:styleId="Index9">
    <w:name w:val="index 9"/>
    <w:basedOn w:val="Normal"/>
    <w:next w:val="Normal"/>
    <w:autoRedefine/>
    <w:semiHidden/>
    <w:rsid w:val="004871BA"/>
    <w:pPr>
      <w:ind w:left="1800" w:hanging="200"/>
    </w:pPr>
  </w:style>
  <w:style w:type="paragraph" w:styleId="IndexHeading">
    <w:name w:val="index heading"/>
    <w:basedOn w:val="Normal"/>
    <w:next w:val="Index1"/>
    <w:semiHidden/>
    <w:rsid w:val="004871BA"/>
  </w:style>
  <w:style w:type="table" w:styleId="TableGrid">
    <w:name w:val="Table Grid"/>
    <w:basedOn w:val="TableNormal"/>
    <w:rsid w:val="004871B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Left">
    <w:name w:val="Footer Left"/>
    <w:rsid w:val="004871BA"/>
    <w:pPr>
      <w:spacing w:after="0" w:line="240" w:lineRule="auto"/>
      <w:ind w:left="6"/>
    </w:pPr>
    <w:rPr>
      <w:rFonts w:ascii="Arial Narrow" w:eastAsia="Times New Roman" w:hAnsi="Arial Narrow" w:cs="Times New Roman"/>
      <w:caps/>
      <w:kern w:val="28"/>
      <w:sz w:val="18"/>
      <w:szCs w:val="18"/>
      <w:lang w:val="en-GB"/>
    </w:rPr>
  </w:style>
  <w:style w:type="paragraph" w:customStyle="1" w:styleId="TitleCover">
    <w:name w:val="Title Cover"/>
    <w:basedOn w:val="Normal"/>
    <w:next w:val="Normal"/>
    <w:rsid w:val="004871BA"/>
    <w:pPr>
      <w:keepNext/>
      <w:keepLines/>
      <w:spacing w:line="240" w:lineRule="auto"/>
      <w:ind w:left="0" w:right="0"/>
      <w:jc w:val="left"/>
    </w:pPr>
    <w:rPr>
      <w:rFonts w:ascii="Arial Narrow" w:hAnsi="Arial Narrow"/>
      <w:b/>
      <w:caps/>
      <w:color w:val="FFFFFF"/>
      <w:spacing w:val="-10"/>
      <w:kern w:val="28"/>
      <w:sz w:val="40"/>
      <w:szCs w:val="40"/>
      <w:lang w:eastAsia="en-US"/>
    </w:rPr>
  </w:style>
  <w:style w:type="paragraph" w:customStyle="1" w:styleId="SubtitleCover">
    <w:name w:val="Subtitle Cover"/>
    <w:basedOn w:val="TitleCover"/>
    <w:next w:val="BodyText"/>
    <w:rsid w:val="004871BA"/>
    <w:pPr>
      <w:ind w:right="833"/>
    </w:pPr>
    <w:rPr>
      <w:b w:val="0"/>
      <w:spacing w:val="0"/>
      <w:sz w:val="28"/>
      <w:szCs w:val="28"/>
    </w:rPr>
  </w:style>
  <w:style w:type="paragraph" w:styleId="BodyText">
    <w:name w:val="Body Text"/>
    <w:basedOn w:val="Normal"/>
    <w:link w:val="BodyTextChar"/>
    <w:rsid w:val="004871BA"/>
    <w:pPr>
      <w:spacing w:after="120"/>
    </w:pPr>
  </w:style>
  <w:style w:type="character" w:customStyle="1" w:styleId="BodyTextChar">
    <w:name w:val="Body Text Char"/>
    <w:basedOn w:val="DefaultParagraphFont"/>
    <w:link w:val="BodyText"/>
    <w:rsid w:val="004871BA"/>
    <w:rPr>
      <w:rFonts w:ascii="Arial" w:eastAsia="Times New Roman" w:hAnsi="Arial" w:cs="Times New Roman"/>
      <w:sz w:val="20"/>
      <w:szCs w:val="20"/>
      <w:lang w:val="es-ES_tradnl" w:eastAsia="es-ES_tradnl"/>
    </w:rPr>
  </w:style>
  <w:style w:type="paragraph" w:styleId="BodyText2">
    <w:name w:val="Body Text 2"/>
    <w:basedOn w:val="Normal"/>
    <w:link w:val="BodyText2Char"/>
    <w:rsid w:val="004871BA"/>
    <w:pPr>
      <w:spacing w:after="120" w:line="480" w:lineRule="auto"/>
    </w:pPr>
  </w:style>
  <w:style w:type="character" w:customStyle="1" w:styleId="BodyText2Char">
    <w:name w:val="Body Text 2 Char"/>
    <w:basedOn w:val="DefaultParagraphFont"/>
    <w:link w:val="BodyText2"/>
    <w:rsid w:val="004871BA"/>
    <w:rPr>
      <w:rFonts w:ascii="Arial" w:eastAsia="Times New Roman" w:hAnsi="Arial" w:cs="Times New Roman"/>
      <w:sz w:val="20"/>
      <w:szCs w:val="20"/>
      <w:lang w:val="es-ES_tradnl" w:eastAsia="es-ES_tradnl"/>
    </w:rPr>
  </w:style>
  <w:style w:type="paragraph" w:customStyle="1" w:styleId="Normal1">
    <w:name w:val="Normal1"/>
    <w:basedOn w:val="Normal"/>
    <w:rsid w:val="004871BA"/>
    <w:pPr>
      <w:spacing w:line="240" w:lineRule="auto"/>
      <w:ind w:left="0" w:right="0"/>
      <w:jc w:val="left"/>
    </w:pPr>
    <w:rPr>
      <w:snapToGrid w:val="0"/>
      <w:color w:val="000000"/>
      <w:lang w:eastAsia="es-ES"/>
    </w:rPr>
  </w:style>
  <w:style w:type="paragraph" w:styleId="BlockText">
    <w:name w:val="Block Text"/>
    <w:basedOn w:val="Normal"/>
    <w:rsid w:val="004871BA"/>
    <w:pPr>
      <w:spacing w:before="120" w:after="120" w:line="240" w:lineRule="auto"/>
      <w:ind w:left="142" w:right="424"/>
      <w:jc w:val="center"/>
    </w:pPr>
    <w:rPr>
      <w:b/>
      <w:noProof/>
      <w:snapToGrid w:val="0"/>
      <w:color w:val="000000"/>
      <w:sz w:val="32"/>
      <w:lang w:val="es-ES" w:eastAsia="es-ES"/>
    </w:rPr>
  </w:style>
  <w:style w:type="paragraph" w:customStyle="1" w:styleId="Normal3">
    <w:name w:val="Normal3"/>
    <w:basedOn w:val="Normal"/>
    <w:rsid w:val="004871BA"/>
    <w:pPr>
      <w:spacing w:line="240" w:lineRule="auto"/>
      <w:ind w:left="0" w:right="0"/>
      <w:jc w:val="left"/>
    </w:pPr>
    <w:rPr>
      <w:noProof/>
      <w:snapToGrid w:val="0"/>
      <w:color w:val="000000"/>
      <w:lang w:val="es-ES" w:eastAsia="es-ES"/>
    </w:rPr>
  </w:style>
  <w:style w:type="paragraph" w:styleId="BalloonText">
    <w:name w:val="Balloon Text"/>
    <w:basedOn w:val="Normal"/>
    <w:link w:val="BalloonTextChar"/>
    <w:semiHidden/>
    <w:rsid w:val="004871BA"/>
    <w:rPr>
      <w:rFonts w:ascii="Tahoma" w:hAnsi="Tahoma" w:cs="Tahoma"/>
      <w:sz w:val="16"/>
      <w:szCs w:val="16"/>
    </w:rPr>
  </w:style>
  <w:style w:type="character" w:customStyle="1" w:styleId="BalloonTextChar">
    <w:name w:val="Balloon Text Char"/>
    <w:basedOn w:val="DefaultParagraphFont"/>
    <w:link w:val="BalloonText"/>
    <w:semiHidden/>
    <w:rsid w:val="004871BA"/>
    <w:rPr>
      <w:rFonts w:ascii="Tahoma" w:eastAsia="Times New Roman" w:hAnsi="Tahoma" w:cs="Tahoma"/>
      <w:sz w:val="16"/>
      <w:szCs w:val="16"/>
      <w:lang w:val="es-ES_tradnl" w:eastAsia="es-ES_tradnl"/>
    </w:rPr>
  </w:style>
  <w:style w:type="paragraph" w:customStyle="1" w:styleId="ABLOCKPARA">
    <w:name w:val="A BLOCK PARA"/>
    <w:basedOn w:val="Normal"/>
    <w:rsid w:val="004871BA"/>
    <w:pPr>
      <w:spacing w:line="240" w:lineRule="auto"/>
      <w:ind w:left="0" w:right="0"/>
      <w:jc w:val="left"/>
    </w:pPr>
    <w:rPr>
      <w:rFonts w:ascii="Book Antiqua" w:hAnsi="Book Antiqua"/>
      <w:sz w:val="22"/>
    </w:rPr>
  </w:style>
  <w:style w:type="paragraph" w:customStyle="1" w:styleId="StyleStyle5Verdana">
    <w:name w:val="Style Style5 + Verdana"/>
    <w:basedOn w:val="Normal"/>
    <w:rsid w:val="004871BA"/>
    <w:rPr>
      <w:rFonts w:ascii="Verdana" w:hAnsi="Verdana"/>
      <w:iCs/>
    </w:rPr>
  </w:style>
  <w:style w:type="paragraph" w:customStyle="1" w:styleId="StyleStyle5Verdana1">
    <w:name w:val="Style Style5 + Verdana1"/>
    <w:basedOn w:val="Style5"/>
    <w:next w:val="Normal"/>
    <w:rsid w:val="004871BA"/>
    <w:rPr>
      <w:rFonts w:ascii="Verdana" w:hAnsi="Verdana"/>
      <w:iCs/>
    </w:rPr>
  </w:style>
  <w:style w:type="paragraph" w:styleId="NormalWeb">
    <w:name w:val="Normal (Web)"/>
    <w:basedOn w:val="Normal"/>
    <w:uiPriority w:val="99"/>
    <w:rsid w:val="004871BA"/>
    <w:pPr>
      <w:spacing w:before="100" w:beforeAutospacing="1" w:after="100" w:afterAutospacing="1" w:line="240" w:lineRule="auto"/>
      <w:ind w:left="0" w:right="0"/>
      <w:jc w:val="left"/>
    </w:pPr>
    <w:rPr>
      <w:rFonts w:ascii="Times New Roman" w:hAnsi="Times New Roman"/>
      <w:sz w:val="24"/>
      <w:szCs w:val="24"/>
    </w:rPr>
  </w:style>
  <w:style w:type="character" w:styleId="Hyperlink">
    <w:name w:val="Hyperlink"/>
    <w:uiPriority w:val="99"/>
    <w:rsid w:val="004871BA"/>
    <w:rPr>
      <w:strike w:val="0"/>
      <w:dstrike w:val="0"/>
      <w:color w:val="0000FF"/>
      <w:u w:val="none"/>
      <w:effect w:val="none"/>
    </w:rPr>
  </w:style>
  <w:style w:type="paragraph" w:customStyle="1" w:styleId="Style5">
    <w:name w:val="Style5"/>
    <w:basedOn w:val="Normal"/>
    <w:rsid w:val="004871BA"/>
    <w:pPr>
      <w:tabs>
        <w:tab w:val="num" w:pos="567"/>
        <w:tab w:val="num" w:pos="680"/>
      </w:tabs>
      <w:ind w:left="864" w:hanging="864"/>
      <w:outlineLvl w:val="3"/>
    </w:pPr>
    <w:rPr>
      <w:i/>
      <w:smallCaps/>
      <w:color w:val="808080"/>
      <w:sz w:val="16"/>
    </w:rPr>
  </w:style>
  <w:style w:type="character" w:customStyle="1" w:styleId="estilocorreo21">
    <w:name w:val="estilocorreo21"/>
    <w:semiHidden/>
    <w:rsid w:val="004871BA"/>
    <w:rPr>
      <w:rFonts w:ascii="Verdana" w:hAnsi="Verdana" w:hint="default"/>
      <w:b w:val="0"/>
      <w:bCs w:val="0"/>
      <w:i w:val="0"/>
      <w:iCs w:val="0"/>
      <w:strike w:val="0"/>
      <w:dstrike w:val="0"/>
      <w:color w:val="auto"/>
      <w:sz w:val="18"/>
      <w:szCs w:val="18"/>
      <w:u w:val="none"/>
      <w:effect w:val="none"/>
    </w:rPr>
  </w:style>
  <w:style w:type="paragraph" w:styleId="ListParagraph">
    <w:name w:val="List Paragraph"/>
    <w:aliases w:val="Lista - Párrafo"/>
    <w:basedOn w:val="Normal"/>
    <w:link w:val="ListParagraphChar"/>
    <w:uiPriority w:val="34"/>
    <w:qFormat/>
    <w:rsid w:val="004871BA"/>
    <w:pPr>
      <w:ind w:left="708"/>
    </w:pPr>
  </w:style>
  <w:style w:type="paragraph" w:customStyle="1" w:styleId="Default">
    <w:name w:val="Default"/>
    <w:rsid w:val="004871BA"/>
    <w:pPr>
      <w:autoSpaceDE w:val="0"/>
      <w:autoSpaceDN w:val="0"/>
      <w:adjustRightInd w:val="0"/>
      <w:spacing w:after="0" w:line="240" w:lineRule="auto"/>
    </w:pPr>
    <w:rPr>
      <w:rFonts w:ascii="Arial" w:eastAsia="Times New Roman" w:hAnsi="Arial" w:cs="Arial"/>
      <w:color w:val="000000"/>
      <w:sz w:val="24"/>
      <w:szCs w:val="24"/>
      <w:lang w:eastAsia="es-ES"/>
    </w:rPr>
  </w:style>
  <w:style w:type="character" w:customStyle="1" w:styleId="GrupBancSabadell">
    <w:name w:val="Grup Banc Sabadell"/>
    <w:semiHidden/>
    <w:rsid w:val="004871BA"/>
    <w:rPr>
      <w:rFonts w:ascii="Calibri" w:hAnsi="Calibri"/>
      <w:b w:val="0"/>
      <w:bCs w:val="0"/>
      <w:i w:val="0"/>
      <w:iCs w:val="0"/>
      <w:strike w:val="0"/>
      <w:color w:val="auto"/>
      <w:sz w:val="24"/>
      <w:szCs w:val="24"/>
      <w:u w:val="none"/>
    </w:rPr>
  </w:style>
  <w:style w:type="character" w:styleId="CommentReference">
    <w:name w:val="annotation reference"/>
    <w:rsid w:val="004871BA"/>
    <w:rPr>
      <w:sz w:val="16"/>
      <w:szCs w:val="16"/>
    </w:rPr>
  </w:style>
  <w:style w:type="paragraph" w:styleId="CommentText">
    <w:name w:val="annotation text"/>
    <w:basedOn w:val="Normal"/>
    <w:link w:val="CommentTextChar"/>
    <w:uiPriority w:val="99"/>
    <w:rsid w:val="004871BA"/>
    <w:rPr>
      <w:lang w:val="es-ES"/>
    </w:rPr>
  </w:style>
  <w:style w:type="character" w:customStyle="1" w:styleId="CommentTextChar">
    <w:name w:val="Comment Text Char"/>
    <w:basedOn w:val="DefaultParagraphFont"/>
    <w:link w:val="CommentText"/>
    <w:rsid w:val="004871BA"/>
    <w:rPr>
      <w:rFonts w:ascii="Arial" w:eastAsia="Times New Roman" w:hAnsi="Arial" w:cs="Times New Roman"/>
      <w:sz w:val="20"/>
      <w:szCs w:val="20"/>
      <w:lang w:eastAsia="es-ES_tradnl"/>
    </w:rPr>
  </w:style>
  <w:style w:type="character" w:customStyle="1" w:styleId="apple-converted-space">
    <w:name w:val="apple-converted-space"/>
    <w:rsid w:val="004871BA"/>
  </w:style>
  <w:style w:type="character" w:customStyle="1" w:styleId="Ttulo1">
    <w:name w:val="Título1"/>
    <w:rsid w:val="004871BA"/>
  </w:style>
  <w:style w:type="character" w:styleId="Strong">
    <w:name w:val="Strong"/>
    <w:uiPriority w:val="22"/>
    <w:qFormat/>
    <w:rsid w:val="004871BA"/>
    <w:rPr>
      <w:b/>
      <w:bCs/>
    </w:rPr>
  </w:style>
  <w:style w:type="paragraph" w:styleId="CommentSubject">
    <w:name w:val="annotation subject"/>
    <w:basedOn w:val="CommentText"/>
    <w:next w:val="CommentText"/>
    <w:link w:val="CommentSubjectChar"/>
    <w:rsid w:val="004871BA"/>
    <w:rPr>
      <w:b/>
      <w:bCs/>
      <w:lang w:val="es-ES_tradnl"/>
    </w:rPr>
  </w:style>
  <w:style w:type="character" w:customStyle="1" w:styleId="CommentSubjectChar">
    <w:name w:val="Comment Subject Char"/>
    <w:basedOn w:val="CommentTextChar"/>
    <w:link w:val="CommentSubject"/>
    <w:rsid w:val="004871BA"/>
    <w:rPr>
      <w:rFonts w:ascii="Arial" w:eastAsia="Times New Roman" w:hAnsi="Arial" w:cs="Times New Roman"/>
      <w:b/>
      <w:bCs/>
      <w:sz w:val="20"/>
      <w:szCs w:val="20"/>
      <w:lang w:val="es-ES_tradnl" w:eastAsia="es-ES_tradnl"/>
    </w:rPr>
  </w:style>
  <w:style w:type="character" w:styleId="FollowedHyperlink">
    <w:name w:val="FollowedHyperlink"/>
    <w:rsid w:val="004871BA"/>
    <w:rPr>
      <w:color w:val="800080"/>
      <w:u w:val="single"/>
    </w:rPr>
  </w:style>
  <w:style w:type="paragraph" w:styleId="Revision">
    <w:name w:val="Revision"/>
    <w:hidden/>
    <w:uiPriority w:val="99"/>
    <w:semiHidden/>
    <w:rsid w:val="004871BA"/>
    <w:pPr>
      <w:spacing w:after="0" w:line="240" w:lineRule="auto"/>
    </w:pPr>
    <w:rPr>
      <w:rFonts w:ascii="Arial" w:eastAsia="Times New Roman" w:hAnsi="Arial" w:cs="Times New Roman"/>
      <w:sz w:val="20"/>
      <w:szCs w:val="20"/>
      <w:lang w:val="es-ES_tradnl" w:eastAsia="es-ES_tradnl"/>
    </w:rPr>
  </w:style>
  <w:style w:type="table" w:styleId="MediumShading1-Accent5">
    <w:name w:val="Medium Shading 1 Accent 5"/>
    <w:basedOn w:val="TableNormal"/>
    <w:uiPriority w:val="63"/>
    <w:rsid w:val="004871BA"/>
    <w:pPr>
      <w:spacing w:after="0" w:line="240" w:lineRule="auto"/>
    </w:pPr>
    <w:rPr>
      <w:rFonts w:ascii="Times New Roman" w:eastAsia="Times New Roman" w:hAnsi="Times New Roman" w:cs="Times New Roman"/>
      <w:sz w:val="20"/>
      <w:szCs w:val="20"/>
      <w:lang w:eastAsia="es-E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LightList-Accent5">
    <w:name w:val="Light List Accent 5"/>
    <w:basedOn w:val="TableNormal"/>
    <w:uiPriority w:val="61"/>
    <w:rsid w:val="004871BA"/>
    <w:pPr>
      <w:spacing w:after="0" w:line="240" w:lineRule="auto"/>
    </w:pPr>
    <w:rPr>
      <w:rFonts w:ascii="Times New Roman" w:eastAsia="Times New Roman" w:hAnsi="Times New Roman" w:cs="Times New Roman"/>
      <w:sz w:val="20"/>
      <w:szCs w:val="20"/>
      <w:lang w:eastAsia="es-E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paragraph" w:customStyle="1" w:styleId="normalvietas">
    <w:name w:val="normal viñetas"/>
    <w:basedOn w:val="Normal"/>
    <w:link w:val="normalvietasCar"/>
    <w:qFormat/>
    <w:rsid w:val="004871BA"/>
    <w:pPr>
      <w:numPr>
        <w:numId w:val="2"/>
      </w:numPr>
      <w:spacing w:after="240"/>
    </w:pPr>
    <w:rPr>
      <w:rFonts w:ascii="Verdana" w:hAnsi="Verdana"/>
      <w:sz w:val="18"/>
      <w:szCs w:val="18"/>
    </w:rPr>
  </w:style>
  <w:style w:type="character" w:customStyle="1" w:styleId="normalvietasCar">
    <w:name w:val="normal viñetas Car"/>
    <w:link w:val="normalvietas"/>
    <w:rsid w:val="004871BA"/>
    <w:rPr>
      <w:rFonts w:ascii="Verdana" w:eastAsia="Times New Roman" w:hAnsi="Verdana" w:cs="Times New Roman"/>
      <w:sz w:val="18"/>
      <w:szCs w:val="18"/>
      <w:lang w:val="es-ES_tradnl" w:eastAsia="es-ES_tradnl"/>
    </w:rPr>
  </w:style>
  <w:style w:type="paragraph" w:styleId="NoSpacing">
    <w:name w:val="No Spacing"/>
    <w:uiPriority w:val="1"/>
    <w:qFormat/>
    <w:rsid w:val="001F210B"/>
    <w:pPr>
      <w:spacing w:after="0" w:line="240" w:lineRule="auto"/>
    </w:pPr>
  </w:style>
  <w:style w:type="character" w:customStyle="1" w:styleId="TextoCar">
    <w:name w:val="Texto Car"/>
    <w:link w:val="Texto"/>
    <w:locked/>
    <w:rsid w:val="00782538"/>
    <w:rPr>
      <w:rFonts w:ascii="Humnst777 Lt BT" w:hAnsi="Humnst777 Lt BT"/>
      <w:bCs/>
      <w:szCs w:val="24"/>
      <w:lang w:val="en-US"/>
    </w:rPr>
  </w:style>
  <w:style w:type="paragraph" w:customStyle="1" w:styleId="Texto">
    <w:name w:val="Texto"/>
    <w:basedOn w:val="Normal"/>
    <w:link w:val="TextoCar"/>
    <w:rsid w:val="00782538"/>
    <w:pPr>
      <w:spacing w:before="60" w:after="40" w:line="240" w:lineRule="exact"/>
      <w:ind w:left="0" w:right="0"/>
    </w:pPr>
    <w:rPr>
      <w:rFonts w:ascii="Humnst777 Lt BT" w:eastAsiaTheme="minorHAnsi" w:hAnsi="Humnst777 Lt BT" w:cstheme="minorBidi"/>
      <w:bCs/>
      <w:sz w:val="22"/>
      <w:szCs w:val="24"/>
      <w:lang w:val="en-US" w:eastAsia="en-US"/>
    </w:rPr>
  </w:style>
  <w:style w:type="character" w:customStyle="1" w:styleId="ListParagraphChar">
    <w:name w:val="List Paragraph Char"/>
    <w:aliases w:val="Lista - Párrafo Char"/>
    <w:link w:val="ListParagraph"/>
    <w:uiPriority w:val="34"/>
    <w:qFormat/>
    <w:locked/>
    <w:rsid w:val="003D1304"/>
    <w:rPr>
      <w:rFonts w:ascii="Arial" w:eastAsia="Times New Roman" w:hAnsi="Arial" w:cs="Times New Roman"/>
      <w:sz w:val="20"/>
      <w:szCs w:val="20"/>
      <w:lang w:val="es-ES_tradnl" w:eastAsia="es-ES_tradnl"/>
    </w:rPr>
  </w:style>
  <w:style w:type="character" w:customStyle="1" w:styleId="ui-provider">
    <w:name w:val="ui-provider"/>
    <w:basedOn w:val="DefaultParagraphFont"/>
    <w:rsid w:val="003443C4"/>
  </w:style>
  <w:style w:type="character" w:styleId="UnresolvedMention">
    <w:name w:val="Unresolved Mention"/>
    <w:basedOn w:val="DefaultParagraphFont"/>
    <w:uiPriority w:val="99"/>
    <w:semiHidden/>
    <w:unhideWhenUsed/>
    <w:rsid w:val="005C3258"/>
    <w:rPr>
      <w:color w:val="605E5C"/>
      <w:shd w:val="clear" w:color="auto" w:fill="E1DFDD"/>
    </w:rPr>
  </w:style>
  <w:style w:type="table" w:customStyle="1" w:styleId="TableNormal1">
    <w:name w:val="Table Normal1"/>
    <w:uiPriority w:val="99"/>
    <w:semiHidden/>
    <w:rsid w:val="001769BE"/>
    <w:pPr>
      <w:spacing w:after="160" w:line="256" w:lineRule="auto"/>
    </w:pPr>
    <w:rPr>
      <w:lang w:eastAsia="es-ES"/>
    </w:rPr>
    <w:tblPr>
      <w:tblCellMar>
        <w:top w:w="0" w:type="dxa"/>
        <w:left w:w="108" w:type="dxa"/>
        <w:bottom w:w="0" w:type="dxa"/>
        <w:right w:w="108" w:type="dxa"/>
      </w:tblCellMar>
    </w:tblPr>
  </w:style>
  <w:style w:type="character" w:customStyle="1" w:styleId="cf01">
    <w:name w:val="cf01"/>
    <w:basedOn w:val="DefaultParagraphFont"/>
    <w:rsid w:val="005702D4"/>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9499">
      <w:bodyDiv w:val="1"/>
      <w:marLeft w:val="0"/>
      <w:marRight w:val="0"/>
      <w:marTop w:val="0"/>
      <w:marBottom w:val="0"/>
      <w:divBdr>
        <w:top w:val="none" w:sz="0" w:space="0" w:color="auto"/>
        <w:left w:val="none" w:sz="0" w:space="0" w:color="auto"/>
        <w:bottom w:val="none" w:sz="0" w:space="0" w:color="auto"/>
        <w:right w:val="none" w:sz="0" w:space="0" w:color="auto"/>
      </w:divBdr>
    </w:div>
    <w:div w:id="24135304">
      <w:bodyDiv w:val="1"/>
      <w:marLeft w:val="0"/>
      <w:marRight w:val="0"/>
      <w:marTop w:val="0"/>
      <w:marBottom w:val="0"/>
      <w:divBdr>
        <w:top w:val="none" w:sz="0" w:space="0" w:color="auto"/>
        <w:left w:val="none" w:sz="0" w:space="0" w:color="auto"/>
        <w:bottom w:val="none" w:sz="0" w:space="0" w:color="auto"/>
        <w:right w:val="none" w:sz="0" w:space="0" w:color="auto"/>
      </w:divBdr>
    </w:div>
    <w:div w:id="28461128">
      <w:bodyDiv w:val="1"/>
      <w:marLeft w:val="0"/>
      <w:marRight w:val="0"/>
      <w:marTop w:val="0"/>
      <w:marBottom w:val="0"/>
      <w:divBdr>
        <w:top w:val="none" w:sz="0" w:space="0" w:color="auto"/>
        <w:left w:val="none" w:sz="0" w:space="0" w:color="auto"/>
        <w:bottom w:val="none" w:sz="0" w:space="0" w:color="auto"/>
        <w:right w:val="none" w:sz="0" w:space="0" w:color="auto"/>
      </w:divBdr>
    </w:div>
    <w:div w:id="28535979">
      <w:bodyDiv w:val="1"/>
      <w:marLeft w:val="0"/>
      <w:marRight w:val="0"/>
      <w:marTop w:val="0"/>
      <w:marBottom w:val="0"/>
      <w:divBdr>
        <w:top w:val="none" w:sz="0" w:space="0" w:color="auto"/>
        <w:left w:val="none" w:sz="0" w:space="0" w:color="auto"/>
        <w:bottom w:val="none" w:sz="0" w:space="0" w:color="auto"/>
        <w:right w:val="none" w:sz="0" w:space="0" w:color="auto"/>
      </w:divBdr>
    </w:div>
    <w:div w:id="30301700">
      <w:bodyDiv w:val="1"/>
      <w:marLeft w:val="0"/>
      <w:marRight w:val="0"/>
      <w:marTop w:val="0"/>
      <w:marBottom w:val="0"/>
      <w:divBdr>
        <w:top w:val="none" w:sz="0" w:space="0" w:color="auto"/>
        <w:left w:val="none" w:sz="0" w:space="0" w:color="auto"/>
        <w:bottom w:val="none" w:sz="0" w:space="0" w:color="auto"/>
        <w:right w:val="none" w:sz="0" w:space="0" w:color="auto"/>
      </w:divBdr>
    </w:div>
    <w:div w:id="34039090">
      <w:bodyDiv w:val="1"/>
      <w:marLeft w:val="0"/>
      <w:marRight w:val="0"/>
      <w:marTop w:val="0"/>
      <w:marBottom w:val="0"/>
      <w:divBdr>
        <w:top w:val="none" w:sz="0" w:space="0" w:color="auto"/>
        <w:left w:val="none" w:sz="0" w:space="0" w:color="auto"/>
        <w:bottom w:val="none" w:sz="0" w:space="0" w:color="auto"/>
        <w:right w:val="none" w:sz="0" w:space="0" w:color="auto"/>
      </w:divBdr>
    </w:div>
    <w:div w:id="48921010">
      <w:bodyDiv w:val="1"/>
      <w:marLeft w:val="0"/>
      <w:marRight w:val="0"/>
      <w:marTop w:val="0"/>
      <w:marBottom w:val="0"/>
      <w:divBdr>
        <w:top w:val="none" w:sz="0" w:space="0" w:color="auto"/>
        <w:left w:val="none" w:sz="0" w:space="0" w:color="auto"/>
        <w:bottom w:val="none" w:sz="0" w:space="0" w:color="auto"/>
        <w:right w:val="none" w:sz="0" w:space="0" w:color="auto"/>
      </w:divBdr>
    </w:div>
    <w:div w:id="49812679">
      <w:bodyDiv w:val="1"/>
      <w:marLeft w:val="0"/>
      <w:marRight w:val="0"/>
      <w:marTop w:val="0"/>
      <w:marBottom w:val="0"/>
      <w:divBdr>
        <w:top w:val="none" w:sz="0" w:space="0" w:color="auto"/>
        <w:left w:val="none" w:sz="0" w:space="0" w:color="auto"/>
        <w:bottom w:val="none" w:sz="0" w:space="0" w:color="auto"/>
        <w:right w:val="none" w:sz="0" w:space="0" w:color="auto"/>
      </w:divBdr>
    </w:div>
    <w:div w:id="52433896">
      <w:bodyDiv w:val="1"/>
      <w:marLeft w:val="0"/>
      <w:marRight w:val="0"/>
      <w:marTop w:val="0"/>
      <w:marBottom w:val="0"/>
      <w:divBdr>
        <w:top w:val="none" w:sz="0" w:space="0" w:color="auto"/>
        <w:left w:val="none" w:sz="0" w:space="0" w:color="auto"/>
        <w:bottom w:val="none" w:sz="0" w:space="0" w:color="auto"/>
        <w:right w:val="none" w:sz="0" w:space="0" w:color="auto"/>
      </w:divBdr>
    </w:div>
    <w:div w:id="52774736">
      <w:bodyDiv w:val="1"/>
      <w:marLeft w:val="0"/>
      <w:marRight w:val="0"/>
      <w:marTop w:val="0"/>
      <w:marBottom w:val="0"/>
      <w:divBdr>
        <w:top w:val="none" w:sz="0" w:space="0" w:color="auto"/>
        <w:left w:val="none" w:sz="0" w:space="0" w:color="auto"/>
        <w:bottom w:val="none" w:sz="0" w:space="0" w:color="auto"/>
        <w:right w:val="none" w:sz="0" w:space="0" w:color="auto"/>
      </w:divBdr>
    </w:div>
    <w:div w:id="53050581">
      <w:bodyDiv w:val="1"/>
      <w:marLeft w:val="0"/>
      <w:marRight w:val="0"/>
      <w:marTop w:val="0"/>
      <w:marBottom w:val="0"/>
      <w:divBdr>
        <w:top w:val="none" w:sz="0" w:space="0" w:color="auto"/>
        <w:left w:val="none" w:sz="0" w:space="0" w:color="auto"/>
        <w:bottom w:val="none" w:sz="0" w:space="0" w:color="auto"/>
        <w:right w:val="none" w:sz="0" w:space="0" w:color="auto"/>
      </w:divBdr>
    </w:div>
    <w:div w:id="56982462">
      <w:bodyDiv w:val="1"/>
      <w:marLeft w:val="0"/>
      <w:marRight w:val="0"/>
      <w:marTop w:val="0"/>
      <w:marBottom w:val="0"/>
      <w:divBdr>
        <w:top w:val="none" w:sz="0" w:space="0" w:color="auto"/>
        <w:left w:val="none" w:sz="0" w:space="0" w:color="auto"/>
        <w:bottom w:val="none" w:sz="0" w:space="0" w:color="auto"/>
        <w:right w:val="none" w:sz="0" w:space="0" w:color="auto"/>
      </w:divBdr>
    </w:div>
    <w:div w:id="74789982">
      <w:bodyDiv w:val="1"/>
      <w:marLeft w:val="0"/>
      <w:marRight w:val="0"/>
      <w:marTop w:val="0"/>
      <w:marBottom w:val="0"/>
      <w:divBdr>
        <w:top w:val="none" w:sz="0" w:space="0" w:color="auto"/>
        <w:left w:val="none" w:sz="0" w:space="0" w:color="auto"/>
        <w:bottom w:val="none" w:sz="0" w:space="0" w:color="auto"/>
        <w:right w:val="none" w:sz="0" w:space="0" w:color="auto"/>
      </w:divBdr>
    </w:div>
    <w:div w:id="75833567">
      <w:bodyDiv w:val="1"/>
      <w:marLeft w:val="0"/>
      <w:marRight w:val="0"/>
      <w:marTop w:val="0"/>
      <w:marBottom w:val="0"/>
      <w:divBdr>
        <w:top w:val="none" w:sz="0" w:space="0" w:color="auto"/>
        <w:left w:val="none" w:sz="0" w:space="0" w:color="auto"/>
        <w:bottom w:val="none" w:sz="0" w:space="0" w:color="auto"/>
        <w:right w:val="none" w:sz="0" w:space="0" w:color="auto"/>
      </w:divBdr>
    </w:div>
    <w:div w:id="80612733">
      <w:bodyDiv w:val="1"/>
      <w:marLeft w:val="0"/>
      <w:marRight w:val="0"/>
      <w:marTop w:val="0"/>
      <w:marBottom w:val="0"/>
      <w:divBdr>
        <w:top w:val="none" w:sz="0" w:space="0" w:color="auto"/>
        <w:left w:val="none" w:sz="0" w:space="0" w:color="auto"/>
        <w:bottom w:val="none" w:sz="0" w:space="0" w:color="auto"/>
        <w:right w:val="none" w:sz="0" w:space="0" w:color="auto"/>
      </w:divBdr>
    </w:div>
    <w:div w:id="88163043">
      <w:bodyDiv w:val="1"/>
      <w:marLeft w:val="0"/>
      <w:marRight w:val="0"/>
      <w:marTop w:val="0"/>
      <w:marBottom w:val="0"/>
      <w:divBdr>
        <w:top w:val="none" w:sz="0" w:space="0" w:color="auto"/>
        <w:left w:val="none" w:sz="0" w:space="0" w:color="auto"/>
        <w:bottom w:val="none" w:sz="0" w:space="0" w:color="auto"/>
        <w:right w:val="none" w:sz="0" w:space="0" w:color="auto"/>
      </w:divBdr>
    </w:div>
    <w:div w:id="88309011">
      <w:bodyDiv w:val="1"/>
      <w:marLeft w:val="0"/>
      <w:marRight w:val="0"/>
      <w:marTop w:val="0"/>
      <w:marBottom w:val="0"/>
      <w:divBdr>
        <w:top w:val="none" w:sz="0" w:space="0" w:color="auto"/>
        <w:left w:val="none" w:sz="0" w:space="0" w:color="auto"/>
        <w:bottom w:val="none" w:sz="0" w:space="0" w:color="auto"/>
        <w:right w:val="none" w:sz="0" w:space="0" w:color="auto"/>
      </w:divBdr>
    </w:div>
    <w:div w:id="93944333">
      <w:bodyDiv w:val="1"/>
      <w:marLeft w:val="0"/>
      <w:marRight w:val="0"/>
      <w:marTop w:val="0"/>
      <w:marBottom w:val="0"/>
      <w:divBdr>
        <w:top w:val="none" w:sz="0" w:space="0" w:color="auto"/>
        <w:left w:val="none" w:sz="0" w:space="0" w:color="auto"/>
        <w:bottom w:val="none" w:sz="0" w:space="0" w:color="auto"/>
        <w:right w:val="none" w:sz="0" w:space="0" w:color="auto"/>
      </w:divBdr>
    </w:div>
    <w:div w:id="94903616">
      <w:bodyDiv w:val="1"/>
      <w:marLeft w:val="0"/>
      <w:marRight w:val="0"/>
      <w:marTop w:val="0"/>
      <w:marBottom w:val="0"/>
      <w:divBdr>
        <w:top w:val="none" w:sz="0" w:space="0" w:color="auto"/>
        <w:left w:val="none" w:sz="0" w:space="0" w:color="auto"/>
        <w:bottom w:val="none" w:sz="0" w:space="0" w:color="auto"/>
        <w:right w:val="none" w:sz="0" w:space="0" w:color="auto"/>
      </w:divBdr>
    </w:div>
    <w:div w:id="98913838">
      <w:bodyDiv w:val="1"/>
      <w:marLeft w:val="0"/>
      <w:marRight w:val="0"/>
      <w:marTop w:val="0"/>
      <w:marBottom w:val="0"/>
      <w:divBdr>
        <w:top w:val="none" w:sz="0" w:space="0" w:color="auto"/>
        <w:left w:val="none" w:sz="0" w:space="0" w:color="auto"/>
        <w:bottom w:val="none" w:sz="0" w:space="0" w:color="auto"/>
        <w:right w:val="none" w:sz="0" w:space="0" w:color="auto"/>
      </w:divBdr>
    </w:div>
    <w:div w:id="101415340">
      <w:bodyDiv w:val="1"/>
      <w:marLeft w:val="0"/>
      <w:marRight w:val="0"/>
      <w:marTop w:val="0"/>
      <w:marBottom w:val="0"/>
      <w:divBdr>
        <w:top w:val="none" w:sz="0" w:space="0" w:color="auto"/>
        <w:left w:val="none" w:sz="0" w:space="0" w:color="auto"/>
        <w:bottom w:val="none" w:sz="0" w:space="0" w:color="auto"/>
        <w:right w:val="none" w:sz="0" w:space="0" w:color="auto"/>
      </w:divBdr>
    </w:div>
    <w:div w:id="104035017">
      <w:bodyDiv w:val="1"/>
      <w:marLeft w:val="0"/>
      <w:marRight w:val="0"/>
      <w:marTop w:val="0"/>
      <w:marBottom w:val="0"/>
      <w:divBdr>
        <w:top w:val="none" w:sz="0" w:space="0" w:color="auto"/>
        <w:left w:val="none" w:sz="0" w:space="0" w:color="auto"/>
        <w:bottom w:val="none" w:sz="0" w:space="0" w:color="auto"/>
        <w:right w:val="none" w:sz="0" w:space="0" w:color="auto"/>
      </w:divBdr>
    </w:div>
    <w:div w:id="109663529">
      <w:bodyDiv w:val="1"/>
      <w:marLeft w:val="0"/>
      <w:marRight w:val="0"/>
      <w:marTop w:val="0"/>
      <w:marBottom w:val="0"/>
      <w:divBdr>
        <w:top w:val="none" w:sz="0" w:space="0" w:color="auto"/>
        <w:left w:val="none" w:sz="0" w:space="0" w:color="auto"/>
        <w:bottom w:val="none" w:sz="0" w:space="0" w:color="auto"/>
        <w:right w:val="none" w:sz="0" w:space="0" w:color="auto"/>
      </w:divBdr>
    </w:div>
    <w:div w:id="116879328">
      <w:bodyDiv w:val="1"/>
      <w:marLeft w:val="0"/>
      <w:marRight w:val="0"/>
      <w:marTop w:val="0"/>
      <w:marBottom w:val="0"/>
      <w:divBdr>
        <w:top w:val="none" w:sz="0" w:space="0" w:color="auto"/>
        <w:left w:val="none" w:sz="0" w:space="0" w:color="auto"/>
        <w:bottom w:val="none" w:sz="0" w:space="0" w:color="auto"/>
        <w:right w:val="none" w:sz="0" w:space="0" w:color="auto"/>
      </w:divBdr>
    </w:div>
    <w:div w:id="127750009">
      <w:bodyDiv w:val="1"/>
      <w:marLeft w:val="0"/>
      <w:marRight w:val="0"/>
      <w:marTop w:val="0"/>
      <w:marBottom w:val="0"/>
      <w:divBdr>
        <w:top w:val="none" w:sz="0" w:space="0" w:color="auto"/>
        <w:left w:val="none" w:sz="0" w:space="0" w:color="auto"/>
        <w:bottom w:val="none" w:sz="0" w:space="0" w:color="auto"/>
        <w:right w:val="none" w:sz="0" w:space="0" w:color="auto"/>
      </w:divBdr>
    </w:div>
    <w:div w:id="130484294">
      <w:bodyDiv w:val="1"/>
      <w:marLeft w:val="0"/>
      <w:marRight w:val="0"/>
      <w:marTop w:val="0"/>
      <w:marBottom w:val="0"/>
      <w:divBdr>
        <w:top w:val="none" w:sz="0" w:space="0" w:color="auto"/>
        <w:left w:val="none" w:sz="0" w:space="0" w:color="auto"/>
        <w:bottom w:val="none" w:sz="0" w:space="0" w:color="auto"/>
        <w:right w:val="none" w:sz="0" w:space="0" w:color="auto"/>
      </w:divBdr>
    </w:div>
    <w:div w:id="130946199">
      <w:bodyDiv w:val="1"/>
      <w:marLeft w:val="0"/>
      <w:marRight w:val="0"/>
      <w:marTop w:val="0"/>
      <w:marBottom w:val="0"/>
      <w:divBdr>
        <w:top w:val="none" w:sz="0" w:space="0" w:color="auto"/>
        <w:left w:val="none" w:sz="0" w:space="0" w:color="auto"/>
        <w:bottom w:val="none" w:sz="0" w:space="0" w:color="auto"/>
        <w:right w:val="none" w:sz="0" w:space="0" w:color="auto"/>
      </w:divBdr>
    </w:div>
    <w:div w:id="135100886">
      <w:bodyDiv w:val="1"/>
      <w:marLeft w:val="0"/>
      <w:marRight w:val="0"/>
      <w:marTop w:val="0"/>
      <w:marBottom w:val="0"/>
      <w:divBdr>
        <w:top w:val="none" w:sz="0" w:space="0" w:color="auto"/>
        <w:left w:val="none" w:sz="0" w:space="0" w:color="auto"/>
        <w:bottom w:val="none" w:sz="0" w:space="0" w:color="auto"/>
        <w:right w:val="none" w:sz="0" w:space="0" w:color="auto"/>
      </w:divBdr>
    </w:div>
    <w:div w:id="149715550">
      <w:bodyDiv w:val="1"/>
      <w:marLeft w:val="0"/>
      <w:marRight w:val="0"/>
      <w:marTop w:val="0"/>
      <w:marBottom w:val="0"/>
      <w:divBdr>
        <w:top w:val="none" w:sz="0" w:space="0" w:color="auto"/>
        <w:left w:val="none" w:sz="0" w:space="0" w:color="auto"/>
        <w:bottom w:val="none" w:sz="0" w:space="0" w:color="auto"/>
        <w:right w:val="none" w:sz="0" w:space="0" w:color="auto"/>
      </w:divBdr>
    </w:div>
    <w:div w:id="170486611">
      <w:bodyDiv w:val="1"/>
      <w:marLeft w:val="0"/>
      <w:marRight w:val="0"/>
      <w:marTop w:val="0"/>
      <w:marBottom w:val="0"/>
      <w:divBdr>
        <w:top w:val="none" w:sz="0" w:space="0" w:color="auto"/>
        <w:left w:val="none" w:sz="0" w:space="0" w:color="auto"/>
        <w:bottom w:val="none" w:sz="0" w:space="0" w:color="auto"/>
        <w:right w:val="none" w:sz="0" w:space="0" w:color="auto"/>
      </w:divBdr>
    </w:div>
    <w:div w:id="181171975">
      <w:bodyDiv w:val="1"/>
      <w:marLeft w:val="0"/>
      <w:marRight w:val="0"/>
      <w:marTop w:val="0"/>
      <w:marBottom w:val="0"/>
      <w:divBdr>
        <w:top w:val="none" w:sz="0" w:space="0" w:color="auto"/>
        <w:left w:val="none" w:sz="0" w:space="0" w:color="auto"/>
        <w:bottom w:val="none" w:sz="0" w:space="0" w:color="auto"/>
        <w:right w:val="none" w:sz="0" w:space="0" w:color="auto"/>
      </w:divBdr>
    </w:div>
    <w:div w:id="181945342">
      <w:bodyDiv w:val="1"/>
      <w:marLeft w:val="0"/>
      <w:marRight w:val="0"/>
      <w:marTop w:val="0"/>
      <w:marBottom w:val="0"/>
      <w:divBdr>
        <w:top w:val="none" w:sz="0" w:space="0" w:color="auto"/>
        <w:left w:val="none" w:sz="0" w:space="0" w:color="auto"/>
        <w:bottom w:val="none" w:sz="0" w:space="0" w:color="auto"/>
        <w:right w:val="none" w:sz="0" w:space="0" w:color="auto"/>
      </w:divBdr>
    </w:div>
    <w:div w:id="194274363">
      <w:bodyDiv w:val="1"/>
      <w:marLeft w:val="0"/>
      <w:marRight w:val="0"/>
      <w:marTop w:val="0"/>
      <w:marBottom w:val="0"/>
      <w:divBdr>
        <w:top w:val="none" w:sz="0" w:space="0" w:color="auto"/>
        <w:left w:val="none" w:sz="0" w:space="0" w:color="auto"/>
        <w:bottom w:val="none" w:sz="0" w:space="0" w:color="auto"/>
        <w:right w:val="none" w:sz="0" w:space="0" w:color="auto"/>
      </w:divBdr>
    </w:div>
    <w:div w:id="211507684">
      <w:bodyDiv w:val="1"/>
      <w:marLeft w:val="0"/>
      <w:marRight w:val="0"/>
      <w:marTop w:val="0"/>
      <w:marBottom w:val="0"/>
      <w:divBdr>
        <w:top w:val="none" w:sz="0" w:space="0" w:color="auto"/>
        <w:left w:val="none" w:sz="0" w:space="0" w:color="auto"/>
        <w:bottom w:val="none" w:sz="0" w:space="0" w:color="auto"/>
        <w:right w:val="none" w:sz="0" w:space="0" w:color="auto"/>
      </w:divBdr>
    </w:div>
    <w:div w:id="216941847">
      <w:bodyDiv w:val="1"/>
      <w:marLeft w:val="0"/>
      <w:marRight w:val="0"/>
      <w:marTop w:val="0"/>
      <w:marBottom w:val="0"/>
      <w:divBdr>
        <w:top w:val="none" w:sz="0" w:space="0" w:color="auto"/>
        <w:left w:val="none" w:sz="0" w:space="0" w:color="auto"/>
        <w:bottom w:val="none" w:sz="0" w:space="0" w:color="auto"/>
        <w:right w:val="none" w:sz="0" w:space="0" w:color="auto"/>
      </w:divBdr>
    </w:div>
    <w:div w:id="227114257">
      <w:bodyDiv w:val="1"/>
      <w:marLeft w:val="0"/>
      <w:marRight w:val="0"/>
      <w:marTop w:val="0"/>
      <w:marBottom w:val="0"/>
      <w:divBdr>
        <w:top w:val="none" w:sz="0" w:space="0" w:color="auto"/>
        <w:left w:val="none" w:sz="0" w:space="0" w:color="auto"/>
        <w:bottom w:val="none" w:sz="0" w:space="0" w:color="auto"/>
        <w:right w:val="none" w:sz="0" w:space="0" w:color="auto"/>
      </w:divBdr>
    </w:div>
    <w:div w:id="231430729">
      <w:bodyDiv w:val="1"/>
      <w:marLeft w:val="0"/>
      <w:marRight w:val="0"/>
      <w:marTop w:val="0"/>
      <w:marBottom w:val="0"/>
      <w:divBdr>
        <w:top w:val="none" w:sz="0" w:space="0" w:color="auto"/>
        <w:left w:val="none" w:sz="0" w:space="0" w:color="auto"/>
        <w:bottom w:val="none" w:sz="0" w:space="0" w:color="auto"/>
        <w:right w:val="none" w:sz="0" w:space="0" w:color="auto"/>
      </w:divBdr>
    </w:div>
    <w:div w:id="247271821">
      <w:bodyDiv w:val="1"/>
      <w:marLeft w:val="0"/>
      <w:marRight w:val="0"/>
      <w:marTop w:val="0"/>
      <w:marBottom w:val="0"/>
      <w:divBdr>
        <w:top w:val="none" w:sz="0" w:space="0" w:color="auto"/>
        <w:left w:val="none" w:sz="0" w:space="0" w:color="auto"/>
        <w:bottom w:val="none" w:sz="0" w:space="0" w:color="auto"/>
        <w:right w:val="none" w:sz="0" w:space="0" w:color="auto"/>
      </w:divBdr>
    </w:div>
    <w:div w:id="249698112">
      <w:bodyDiv w:val="1"/>
      <w:marLeft w:val="0"/>
      <w:marRight w:val="0"/>
      <w:marTop w:val="0"/>
      <w:marBottom w:val="0"/>
      <w:divBdr>
        <w:top w:val="none" w:sz="0" w:space="0" w:color="auto"/>
        <w:left w:val="none" w:sz="0" w:space="0" w:color="auto"/>
        <w:bottom w:val="none" w:sz="0" w:space="0" w:color="auto"/>
        <w:right w:val="none" w:sz="0" w:space="0" w:color="auto"/>
      </w:divBdr>
    </w:div>
    <w:div w:id="252710724">
      <w:bodyDiv w:val="1"/>
      <w:marLeft w:val="0"/>
      <w:marRight w:val="0"/>
      <w:marTop w:val="0"/>
      <w:marBottom w:val="0"/>
      <w:divBdr>
        <w:top w:val="none" w:sz="0" w:space="0" w:color="auto"/>
        <w:left w:val="none" w:sz="0" w:space="0" w:color="auto"/>
        <w:bottom w:val="none" w:sz="0" w:space="0" w:color="auto"/>
        <w:right w:val="none" w:sz="0" w:space="0" w:color="auto"/>
      </w:divBdr>
    </w:div>
    <w:div w:id="261493399">
      <w:bodyDiv w:val="1"/>
      <w:marLeft w:val="0"/>
      <w:marRight w:val="0"/>
      <w:marTop w:val="0"/>
      <w:marBottom w:val="0"/>
      <w:divBdr>
        <w:top w:val="none" w:sz="0" w:space="0" w:color="auto"/>
        <w:left w:val="none" w:sz="0" w:space="0" w:color="auto"/>
        <w:bottom w:val="none" w:sz="0" w:space="0" w:color="auto"/>
        <w:right w:val="none" w:sz="0" w:space="0" w:color="auto"/>
      </w:divBdr>
    </w:div>
    <w:div w:id="275062530">
      <w:bodyDiv w:val="1"/>
      <w:marLeft w:val="0"/>
      <w:marRight w:val="0"/>
      <w:marTop w:val="0"/>
      <w:marBottom w:val="0"/>
      <w:divBdr>
        <w:top w:val="none" w:sz="0" w:space="0" w:color="auto"/>
        <w:left w:val="none" w:sz="0" w:space="0" w:color="auto"/>
        <w:bottom w:val="none" w:sz="0" w:space="0" w:color="auto"/>
        <w:right w:val="none" w:sz="0" w:space="0" w:color="auto"/>
      </w:divBdr>
    </w:div>
    <w:div w:id="289358839">
      <w:bodyDiv w:val="1"/>
      <w:marLeft w:val="0"/>
      <w:marRight w:val="0"/>
      <w:marTop w:val="0"/>
      <w:marBottom w:val="0"/>
      <w:divBdr>
        <w:top w:val="none" w:sz="0" w:space="0" w:color="auto"/>
        <w:left w:val="none" w:sz="0" w:space="0" w:color="auto"/>
        <w:bottom w:val="none" w:sz="0" w:space="0" w:color="auto"/>
        <w:right w:val="none" w:sz="0" w:space="0" w:color="auto"/>
      </w:divBdr>
    </w:div>
    <w:div w:id="299237984">
      <w:bodyDiv w:val="1"/>
      <w:marLeft w:val="0"/>
      <w:marRight w:val="0"/>
      <w:marTop w:val="0"/>
      <w:marBottom w:val="0"/>
      <w:divBdr>
        <w:top w:val="none" w:sz="0" w:space="0" w:color="auto"/>
        <w:left w:val="none" w:sz="0" w:space="0" w:color="auto"/>
        <w:bottom w:val="none" w:sz="0" w:space="0" w:color="auto"/>
        <w:right w:val="none" w:sz="0" w:space="0" w:color="auto"/>
      </w:divBdr>
    </w:div>
    <w:div w:id="301271866">
      <w:bodyDiv w:val="1"/>
      <w:marLeft w:val="0"/>
      <w:marRight w:val="0"/>
      <w:marTop w:val="0"/>
      <w:marBottom w:val="0"/>
      <w:divBdr>
        <w:top w:val="none" w:sz="0" w:space="0" w:color="auto"/>
        <w:left w:val="none" w:sz="0" w:space="0" w:color="auto"/>
        <w:bottom w:val="none" w:sz="0" w:space="0" w:color="auto"/>
        <w:right w:val="none" w:sz="0" w:space="0" w:color="auto"/>
      </w:divBdr>
    </w:div>
    <w:div w:id="303778239">
      <w:bodyDiv w:val="1"/>
      <w:marLeft w:val="0"/>
      <w:marRight w:val="0"/>
      <w:marTop w:val="0"/>
      <w:marBottom w:val="0"/>
      <w:divBdr>
        <w:top w:val="none" w:sz="0" w:space="0" w:color="auto"/>
        <w:left w:val="none" w:sz="0" w:space="0" w:color="auto"/>
        <w:bottom w:val="none" w:sz="0" w:space="0" w:color="auto"/>
        <w:right w:val="none" w:sz="0" w:space="0" w:color="auto"/>
      </w:divBdr>
    </w:div>
    <w:div w:id="310868424">
      <w:bodyDiv w:val="1"/>
      <w:marLeft w:val="0"/>
      <w:marRight w:val="0"/>
      <w:marTop w:val="0"/>
      <w:marBottom w:val="0"/>
      <w:divBdr>
        <w:top w:val="none" w:sz="0" w:space="0" w:color="auto"/>
        <w:left w:val="none" w:sz="0" w:space="0" w:color="auto"/>
        <w:bottom w:val="none" w:sz="0" w:space="0" w:color="auto"/>
        <w:right w:val="none" w:sz="0" w:space="0" w:color="auto"/>
      </w:divBdr>
    </w:div>
    <w:div w:id="330111708">
      <w:bodyDiv w:val="1"/>
      <w:marLeft w:val="0"/>
      <w:marRight w:val="0"/>
      <w:marTop w:val="0"/>
      <w:marBottom w:val="0"/>
      <w:divBdr>
        <w:top w:val="none" w:sz="0" w:space="0" w:color="auto"/>
        <w:left w:val="none" w:sz="0" w:space="0" w:color="auto"/>
        <w:bottom w:val="none" w:sz="0" w:space="0" w:color="auto"/>
        <w:right w:val="none" w:sz="0" w:space="0" w:color="auto"/>
      </w:divBdr>
    </w:div>
    <w:div w:id="342318761">
      <w:bodyDiv w:val="1"/>
      <w:marLeft w:val="0"/>
      <w:marRight w:val="0"/>
      <w:marTop w:val="0"/>
      <w:marBottom w:val="0"/>
      <w:divBdr>
        <w:top w:val="none" w:sz="0" w:space="0" w:color="auto"/>
        <w:left w:val="none" w:sz="0" w:space="0" w:color="auto"/>
        <w:bottom w:val="none" w:sz="0" w:space="0" w:color="auto"/>
        <w:right w:val="none" w:sz="0" w:space="0" w:color="auto"/>
      </w:divBdr>
    </w:div>
    <w:div w:id="345253426">
      <w:bodyDiv w:val="1"/>
      <w:marLeft w:val="0"/>
      <w:marRight w:val="0"/>
      <w:marTop w:val="0"/>
      <w:marBottom w:val="0"/>
      <w:divBdr>
        <w:top w:val="none" w:sz="0" w:space="0" w:color="auto"/>
        <w:left w:val="none" w:sz="0" w:space="0" w:color="auto"/>
        <w:bottom w:val="none" w:sz="0" w:space="0" w:color="auto"/>
        <w:right w:val="none" w:sz="0" w:space="0" w:color="auto"/>
      </w:divBdr>
    </w:div>
    <w:div w:id="346493152">
      <w:bodyDiv w:val="1"/>
      <w:marLeft w:val="0"/>
      <w:marRight w:val="0"/>
      <w:marTop w:val="0"/>
      <w:marBottom w:val="0"/>
      <w:divBdr>
        <w:top w:val="none" w:sz="0" w:space="0" w:color="auto"/>
        <w:left w:val="none" w:sz="0" w:space="0" w:color="auto"/>
        <w:bottom w:val="none" w:sz="0" w:space="0" w:color="auto"/>
        <w:right w:val="none" w:sz="0" w:space="0" w:color="auto"/>
      </w:divBdr>
    </w:div>
    <w:div w:id="346565663">
      <w:bodyDiv w:val="1"/>
      <w:marLeft w:val="0"/>
      <w:marRight w:val="0"/>
      <w:marTop w:val="0"/>
      <w:marBottom w:val="0"/>
      <w:divBdr>
        <w:top w:val="none" w:sz="0" w:space="0" w:color="auto"/>
        <w:left w:val="none" w:sz="0" w:space="0" w:color="auto"/>
        <w:bottom w:val="none" w:sz="0" w:space="0" w:color="auto"/>
        <w:right w:val="none" w:sz="0" w:space="0" w:color="auto"/>
      </w:divBdr>
    </w:div>
    <w:div w:id="347873573">
      <w:bodyDiv w:val="1"/>
      <w:marLeft w:val="0"/>
      <w:marRight w:val="0"/>
      <w:marTop w:val="0"/>
      <w:marBottom w:val="0"/>
      <w:divBdr>
        <w:top w:val="none" w:sz="0" w:space="0" w:color="auto"/>
        <w:left w:val="none" w:sz="0" w:space="0" w:color="auto"/>
        <w:bottom w:val="none" w:sz="0" w:space="0" w:color="auto"/>
        <w:right w:val="none" w:sz="0" w:space="0" w:color="auto"/>
      </w:divBdr>
    </w:div>
    <w:div w:id="358050711">
      <w:bodyDiv w:val="1"/>
      <w:marLeft w:val="0"/>
      <w:marRight w:val="0"/>
      <w:marTop w:val="0"/>
      <w:marBottom w:val="0"/>
      <w:divBdr>
        <w:top w:val="none" w:sz="0" w:space="0" w:color="auto"/>
        <w:left w:val="none" w:sz="0" w:space="0" w:color="auto"/>
        <w:bottom w:val="none" w:sz="0" w:space="0" w:color="auto"/>
        <w:right w:val="none" w:sz="0" w:space="0" w:color="auto"/>
      </w:divBdr>
    </w:div>
    <w:div w:id="368183040">
      <w:bodyDiv w:val="1"/>
      <w:marLeft w:val="0"/>
      <w:marRight w:val="0"/>
      <w:marTop w:val="0"/>
      <w:marBottom w:val="0"/>
      <w:divBdr>
        <w:top w:val="none" w:sz="0" w:space="0" w:color="auto"/>
        <w:left w:val="none" w:sz="0" w:space="0" w:color="auto"/>
        <w:bottom w:val="none" w:sz="0" w:space="0" w:color="auto"/>
        <w:right w:val="none" w:sz="0" w:space="0" w:color="auto"/>
      </w:divBdr>
    </w:div>
    <w:div w:id="375619362">
      <w:bodyDiv w:val="1"/>
      <w:marLeft w:val="0"/>
      <w:marRight w:val="0"/>
      <w:marTop w:val="0"/>
      <w:marBottom w:val="0"/>
      <w:divBdr>
        <w:top w:val="none" w:sz="0" w:space="0" w:color="auto"/>
        <w:left w:val="none" w:sz="0" w:space="0" w:color="auto"/>
        <w:bottom w:val="none" w:sz="0" w:space="0" w:color="auto"/>
        <w:right w:val="none" w:sz="0" w:space="0" w:color="auto"/>
      </w:divBdr>
    </w:div>
    <w:div w:id="379481810">
      <w:bodyDiv w:val="1"/>
      <w:marLeft w:val="0"/>
      <w:marRight w:val="0"/>
      <w:marTop w:val="0"/>
      <w:marBottom w:val="0"/>
      <w:divBdr>
        <w:top w:val="none" w:sz="0" w:space="0" w:color="auto"/>
        <w:left w:val="none" w:sz="0" w:space="0" w:color="auto"/>
        <w:bottom w:val="none" w:sz="0" w:space="0" w:color="auto"/>
        <w:right w:val="none" w:sz="0" w:space="0" w:color="auto"/>
      </w:divBdr>
    </w:div>
    <w:div w:id="391202220">
      <w:bodyDiv w:val="1"/>
      <w:marLeft w:val="0"/>
      <w:marRight w:val="0"/>
      <w:marTop w:val="0"/>
      <w:marBottom w:val="0"/>
      <w:divBdr>
        <w:top w:val="none" w:sz="0" w:space="0" w:color="auto"/>
        <w:left w:val="none" w:sz="0" w:space="0" w:color="auto"/>
        <w:bottom w:val="none" w:sz="0" w:space="0" w:color="auto"/>
        <w:right w:val="none" w:sz="0" w:space="0" w:color="auto"/>
      </w:divBdr>
    </w:div>
    <w:div w:id="396707446">
      <w:bodyDiv w:val="1"/>
      <w:marLeft w:val="0"/>
      <w:marRight w:val="0"/>
      <w:marTop w:val="0"/>
      <w:marBottom w:val="0"/>
      <w:divBdr>
        <w:top w:val="none" w:sz="0" w:space="0" w:color="auto"/>
        <w:left w:val="none" w:sz="0" w:space="0" w:color="auto"/>
        <w:bottom w:val="none" w:sz="0" w:space="0" w:color="auto"/>
        <w:right w:val="none" w:sz="0" w:space="0" w:color="auto"/>
      </w:divBdr>
    </w:div>
    <w:div w:id="399982756">
      <w:bodyDiv w:val="1"/>
      <w:marLeft w:val="0"/>
      <w:marRight w:val="0"/>
      <w:marTop w:val="0"/>
      <w:marBottom w:val="0"/>
      <w:divBdr>
        <w:top w:val="none" w:sz="0" w:space="0" w:color="auto"/>
        <w:left w:val="none" w:sz="0" w:space="0" w:color="auto"/>
        <w:bottom w:val="none" w:sz="0" w:space="0" w:color="auto"/>
        <w:right w:val="none" w:sz="0" w:space="0" w:color="auto"/>
      </w:divBdr>
    </w:div>
    <w:div w:id="407121740">
      <w:bodyDiv w:val="1"/>
      <w:marLeft w:val="0"/>
      <w:marRight w:val="0"/>
      <w:marTop w:val="0"/>
      <w:marBottom w:val="0"/>
      <w:divBdr>
        <w:top w:val="none" w:sz="0" w:space="0" w:color="auto"/>
        <w:left w:val="none" w:sz="0" w:space="0" w:color="auto"/>
        <w:bottom w:val="none" w:sz="0" w:space="0" w:color="auto"/>
        <w:right w:val="none" w:sz="0" w:space="0" w:color="auto"/>
      </w:divBdr>
    </w:div>
    <w:div w:id="408894561">
      <w:bodyDiv w:val="1"/>
      <w:marLeft w:val="0"/>
      <w:marRight w:val="0"/>
      <w:marTop w:val="0"/>
      <w:marBottom w:val="0"/>
      <w:divBdr>
        <w:top w:val="none" w:sz="0" w:space="0" w:color="auto"/>
        <w:left w:val="none" w:sz="0" w:space="0" w:color="auto"/>
        <w:bottom w:val="none" w:sz="0" w:space="0" w:color="auto"/>
        <w:right w:val="none" w:sz="0" w:space="0" w:color="auto"/>
      </w:divBdr>
    </w:div>
    <w:div w:id="411507776">
      <w:bodyDiv w:val="1"/>
      <w:marLeft w:val="0"/>
      <w:marRight w:val="0"/>
      <w:marTop w:val="0"/>
      <w:marBottom w:val="0"/>
      <w:divBdr>
        <w:top w:val="none" w:sz="0" w:space="0" w:color="auto"/>
        <w:left w:val="none" w:sz="0" w:space="0" w:color="auto"/>
        <w:bottom w:val="none" w:sz="0" w:space="0" w:color="auto"/>
        <w:right w:val="none" w:sz="0" w:space="0" w:color="auto"/>
      </w:divBdr>
    </w:div>
    <w:div w:id="412552955">
      <w:bodyDiv w:val="1"/>
      <w:marLeft w:val="0"/>
      <w:marRight w:val="0"/>
      <w:marTop w:val="0"/>
      <w:marBottom w:val="0"/>
      <w:divBdr>
        <w:top w:val="none" w:sz="0" w:space="0" w:color="auto"/>
        <w:left w:val="none" w:sz="0" w:space="0" w:color="auto"/>
        <w:bottom w:val="none" w:sz="0" w:space="0" w:color="auto"/>
        <w:right w:val="none" w:sz="0" w:space="0" w:color="auto"/>
      </w:divBdr>
    </w:div>
    <w:div w:id="436102270">
      <w:bodyDiv w:val="1"/>
      <w:marLeft w:val="0"/>
      <w:marRight w:val="0"/>
      <w:marTop w:val="0"/>
      <w:marBottom w:val="0"/>
      <w:divBdr>
        <w:top w:val="none" w:sz="0" w:space="0" w:color="auto"/>
        <w:left w:val="none" w:sz="0" w:space="0" w:color="auto"/>
        <w:bottom w:val="none" w:sz="0" w:space="0" w:color="auto"/>
        <w:right w:val="none" w:sz="0" w:space="0" w:color="auto"/>
      </w:divBdr>
    </w:div>
    <w:div w:id="437716902">
      <w:bodyDiv w:val="1"/>
      <w:marLeft w:val="0"/>
      <w:marRight w:val="0"/>
      <w:marTop w:val="0"/>
      <w:marBottom w:val="0"/>
      <w:divBdr>
        <w:top w:val="none" w:sz="0" w:space="0" w:color="auto"/>
        <w:left w:val="none" w:sz="0" w:space="0" w:color="auto"/>
        <w:bottom w:val="none" w:sz="0" w:space="0" w:color="auto"/>
        <w:right w:val="none" w:sz="0" w:space="0" w:color="auto"/>
      </w:divBdr>
    </w:div>
    <w:div w:id="442575803">
      <w:bodyDiv w:val="1"/>
      <w:marLeft w:val="0"/>
      <w:marRight w:val="0"/>
      <w:marTop w:val="0"/>
      <w:marBottom w:val="0"/>
      <w:divBdr>
        <w:top w:val="none" w:sz="0" w:space="0" w:color="auto"/>
        <w:left w:val="none" w:sz="0" w:space="0" w:color="auto"/>
        <w:bottom w:val="none" w:sz="0" w:space="0" w:color="auto"/>
        <w:right w:val="none" w:sz="0" w:space="0" w:color="auto"/>
      </w:divBdr>
    </w:div>
    <w:div w:id="445663034">
      <w:bodyDiv w:val="1"/>
      <w:marLeft w:val="0"/>
      <w:marRight w:val="0"/>
      <w:marTop w:val="0"/>
      <w:marBottom w:val="0"/>
      <w:divBdr>
        <w:top w:val="none" w:sz="0" w:space="0" w:color="auto"/>
        <w:left w:val="none" w:sz="0" w:space="0" w:color="auto"/>
        <w:bottom w:val="none" w:sz="0" w:space="0" w:color="auto"/>
        <w:right w:val="none" w:sz="0" w:space="0" w:color="auto"/>
      </w:divBdr>
    </w:div>
    <w:div w:id="449281253">
      <w:bodyDiv w:val="1"/>
      <w:marLeft w:val="0"/>
      <w:marRight w:val="0"/>
      <w:marTop w:val="0"/>
      <w:marBottom w:val="0"/>
      <w:divBdr>
        <w:top w:val="none" w:sz="0" w:space="0" w:color="auto"/>
        <w:left w:val="none" w:sz="0" w:space="0" w:color="auto"/>
        <w:bottom w:val="none" w:sz="0" w:space="0" w:color="auto"/>
        <w:right w:val="none" w:sz="0" w:space="0" w:color="auto"/>
      </w:divBdr>
    </w:div>
    <w:div w:id="449471480">
      <w:bodyDiv w:val="1"/>
      <w:marLeft w:val="0"/>
      <w:marRight w:val="0"/>
      <w:marTop w:val="0"/>
      <w:marBottom w:val="0"/>
      <w:divBdr>
        <w:top w:val="none" w:sz="0" w:space="0" w:color="auto"/>
        <w:left w:val="none" w:sz="0" w:space="0" w:color="auto"/>
        <w:bottom w:val="none" w:sz="0" w:space="0" w:color="auto"/>
        <w:right w:val="none" w:sz="0" w:space="0" w:color="auto"/>
      </w:divBdr>
    </w:div>
    <w:div w:id="461004852">
      <w:bodyDiv w:val="1"/>
      <w:marLeft w:val="0"/>
      <w:marRight w:val="0"/>
      <w:marTop w:val="0"/>
      <w:marBottom w:val="0"/>
      <w:divBdr>
        <w:top w:val="none" w:sz="0" w:space="0" w:color="auto"/>
        <w:left w:val="none" w:sz="0" w:space="0" w:color="auto"/>
        <w:bottom w:val="none" w:sz="0" w:space="0" w:color="auto"/>
        <w:right w:val="none" w:sz="0" w:space="0" w:color="auto"/>
      </w:divBdr>
    </w:div>
    <w:div w:id="463743256">
      <w:bodyDiv w:val="1"/>
      <w:marLeft w:val="0"/>
      <w:marRight w:val="0"/>
      <w:marTop w:val="0"/>
      <w:marBottom w:val="0"/>
      <w:divBdr>
        <w:top w:val="none" w:sz="0" w:space="0" w:color="auto"/>
        <w:left w:val="none" w:sz="0" w:space="0" w:color="auto"/>
        <w:bottom w:val="none" w:sz="0" w:space="0" w:color="auto"/>
        <w:right w:val="none" w:sz="0" w:space="0" w:color="auto"/>
      </w:divBdr>
    </w:div>
    <w:div w:id="464351571">
      <w:bodyDiv w:val="1"/>
      <w:marLeft w:val="0"/>
      <w:marRight w:val="0"/>
      <w:marTop w:val="0"/>
      <w:marBottom w:val="0"/>
      <w:divBdr>
        <w:top w:val="none" w:sz="0" w:space="0" w:color="auto"/>
        <w:left w:val="none" w:sz="0" w:space="0" w:color="auto"/>
        <w:bottom w:val="none" w:sz="0" w:space="0" w:color="auto"/>
        <w:right w:val="none" w:sz="0" w:space="0" w:color="auto"/>
      </w:divBdr>
    </w:div>
    <w:div w:id="471411345">
      <w:bodyDiv w:val="1"/>
      <w:marLeft w:val="0"/>
      <w:marRight w:val="0"/>
      <w:marTop w:val="0"/>
      <w:marBottom w:val="0"/>
      <w:divBdr>
        <w:top w:val="none" w:sz="0" w:space="0" w:color="auto"/>
        <w:left w:val="none" w:sz="0" w:space="0" w:color="auto"/>
        <w:bottom w:val="none" w:sz="0" w:space="0" w:color="auto"/>
        <w:right w:val="none" w:sz="0" w:space="0" w:color="auto"/>
      </w:divBdr>
    </w:div>
    <w:div w:id="471483427">
      <w:bodyDiv w:val="1"/>
      <w:marLeft w:val="0"/>
      <w:marRight w:val="0"/>
      <w:marTop w:val="0"/>
      <w:marBottom w:val="0"/>
      <w:divBdr>
        <w:top w:val="none" w:sz="0" w:space="0" w:color="auto"/>
        <w:left w:val="none" w:sz="0" w:space="0" w:color="auto"/>
        <w:bottom w:val="none" w:sz="0" w:space="0" w:color="auto"/>
        <w:right w:val="none" w:sz="0" w:space="0" w:color="auto"/>
      </w:divBdr>
    </w:div>
    <w:div w:id="486629489">
      <w:bodyDiv w:val="1"/>
      <w:marLeft w:val="0"/>
      <w:marRight w:val="0"/>
      <w:marTop w:val="0"/>
      <w:marBottom w:val="0"/>
      <w:divBdr>
        <w:top w:val="none" w:sz="0" w:space="0" w:color="auto"/>
        <w:left w:val="none" w:sz="0" w:space="0" w:color="auto"/>
        <w:bottom w:val="none" w:sz="0" w:space="0" w:color="auto"/>
        <w:right w:val="none" w:sz="0" w:space="0" w:color="auto"/>
      </w:divBdr>
    </w:div>
    <w:div w:id="513496048">
      <w:bodyDiv w:val="1"/>
      <w:marLeft w:val="0"/>
      <w:marRight w:val="0"/>
      <w:marTop w:val="0"/>
      <w:marBottom w:val="0"/>
      <w:divBdr>
        <w:top w:val="none" w:sz="0" w:space="0" w:color="auto"/>
        <w:left w:val="none" w:sz="0" w:space="0" w:color="auto"/>
        <w:bottom w:val="none" w:sz="0" w:space="0" w:color="auto"/>
        <w:right w:val="none" w:sz="0" w:space="0" w:color="auto"/>
      </w:divBdr>
    </w:div>
    <w:div w:id="518350545">
      <w:bodyDiv w:val="1"/>
      <w:marLeft w:val="0"/>
      <w:marRight w:val="0"/>
      <w:marTop w:val="0"/>
      <w:marBottom w:val="0"/>
      <w:divBdr>
        <w:top w:val="none" w:sz="0" w:space="0" w:color="auto"/>
        <w:left w:val="none" w:sz="0" w:space="0" w:color="auto"/>
        <w:bottom w:val="none" w:sz="0" w:space="0" w:color="auto"/>
        <w:right w:val="none" w:sz="0" w:space="0" w:color="auto"/>
      </w:divBdr>
    </w:div>
    <w:div w:id="520628323">
      <w:bodyDiv w:val="1"/>
      <w:marLeft w:val="0"/>
      <w:marRight w:val="0"/>
      <w:marTop w:val="0"/>
      <w:marBottom w:val="0"/>
      <w:divBdr>
        <w:top w:val="none" w:sz="0" w:space="0" w:color="auto"/>
        <w:left w:val="none" w:sz="0" w:space="0" w:color="auto"/>
        <w:bottom w:val="none" w:sz="0" w:space="0" w:color="auto"/>
        <w:right w:val="none" w:sz="0" w:space="0" w:color="auto"/>
      </w:divBdr>
    </w:div>
    <w:div w:id="530804101">
      <w:bodyDiv w:val="1"/>
      <w:marLeft w:val="0"/>
      <w:marRight w:val="0"/>
      <w:marTop w:val="0"/>
      <w:marBottom w:val="0"/>
      <w:divBdr>
        <w:top w:val="none" w:sz="0" w:space="0" w:color="auto"/>
        <w:left w:val="none" w:sz="0" w:space="0" w:color="auto"/>
        <w:bottom w:val="none" w:sz="0" w:space="0" w:color="auto"/>
        <w:right w:val="none" w:sz="0" w:space="0" w:color="auto"/>
      </w:divBdr>
    </w:div>
    <w:div w:id="533154645">
      <w:bodyDiv w:val="1"/>
      <w:marLeft w:val="0"/>
      <w:marRight w:val="0"/>
      <w:marTop w:val="0"/>
      <w:marBottom w:val="0"/>
      <w:divBdr>
        <w:top w:val="none" w:sz="0" w:space="0" w:color="auto"/>
        <w:left w:val="none" w:sz="0" w:space="0" w:color="auto"/>
        <w:bottom w:val="none" w:sz="0" w:space="0" w:color="auto"/>
        <w:right w:val="none" w:sz="0" w:space="0" w:color="auto"/>
      </w:divBdr>
    </w:div>
    <w:div w:id="550117055">
      <w:bodyDiv w:val="1"/>
      <w:marLeft w:val="0"/>
      <w:marRight w:val="0"/>
      <w:marTop w:val="0"/>
      <w:marBottom w:val="0"/>
      <w:divBdr>
        <w:top w:val="none" w:sz="0" w:space="0" w:color="auto"/>
        <w:left w:val="none" w:sz="0" w:space="0" w:color="auto"/>
        <w:bottom w:val="none" w:sz="0" w:space="0" w:color="auto"/>
        <w:right w:val="none" w:sz="0" w:space="0" w:color="auto"/>
      </w:divBdr>
    </w:div>
    <w:div w:id="566111620">
      <w:bodyDiv w:val="1"/>
      <w:marLeft w:val="0"/>
      <w:marRight w:val="0"/>
      <w:marTop w:val="0"/>
      <w:marBottom w:val="0"/>
      <w:divBdr>
        <w:top w:val="none" w:sz="0" w:space="0" w:color="auto"/>
        <w:left w:val="none" w:sz="0" w:space="0" w:color="auto"/>
        <w:bottom w:val="none" w:sz="0" w:space="0" w:color="auto"/>
        <w:right w:val="none" w:sz="0" w:space="0" w:color="auto"/>
      </w:divBdr>
    </w:div>
    <w:div w:id="578636145">
      <w:bodyDiv w:val="1"/>
      <w:marLeft w:val="0"/>
      <w:marRight w:val="0"/>
      <w:marTop w:val="0"/>
      <w:marBottom w:val="0"/>
      <w:divBdr>
        <w:top w:val="none" w:sz="0" w:space="0" w:color="auto"/>
        <w:left w:val="none" w:sz="0" w:space="0" w:color="auto"/>
        <w:bottom w:val="none" w:sz="0" w:space="0" w:color="auto"/>
        <w:right w:val="none" w:sz="0" w:space="0" w:color="auto"/>
      </w:divBdr>
    </w:div>
    <w:div w:id="602490943">
      <w:bodyDiv w:val="1"/>
      <w:marLeft w:val="0"/>
      <w:marRight w:val="0"/>
      <w:marTop w:val="0"/>
      <w:marBottom w:val="0"/>
      <w:divBdr>
        <w:top w:val="none" w:sz="0" w:space="0" w:color="auto"/>
        <w:left w:val="none" w:sz="0" w:space="0" w:color="auto"/>
        <w:bottom w:val="none" w:sz="0" w:space="0" w:color="auto"/>
        <w:right w:val="none" w:sz="0" w:space="0" w:color="auto"/>
      </w:divBdr>
    </w:div>
    <w:div w:id="604505844">
      <w:bodyDiv w:val="1"/>
      <w:marLeft w:val="0"/>
      <w:marRight w:val="0"/>
      <w:marTop w:val="0"/>
      <w:marBottom w:val="0"/>
      <w:divBdr>
        <w:top w:val="none" w:sz="0" w:space="0" w:color="auto"/>
        <w:left w:val="none" w:sz="0" w:space="0" w:color="auto"/>
        <w:bottom w:val="none" w:sz="0" w:space="0" w:color="auto"/>
        <w:right w:val="none" w:sz="0" w:space="0" w:color="auto"/>
      </w:divBdr>
    </w:div>
    <w:div w:id="631445872">
      <w:bodyDiv w:val="1"/>
      <w:marLeft w:val="0"/>
      <w:marRight w:val="0"/>
      <w:marTop w:val="0"/>
      <w:marBottom w:val="0"/>
      <w:divBdr>
        <w:top w:val="none" w:sz="0" w:space="0" w:color="auto"/>
        <w:left w:val="none" w:sz="0" w:space="0" w:color="auto"/>
        <w:bottom w:val="none" w:sz="0" w:space="0" w:color="auto"/>
        <w:right w:val="none" w:sz="0" w:space="0" w:color="auto"/>
      </w:divBdr>
    </w:div>
    <w:div w:id="638195376">
      <w:bodyDiv w:val="1"/>
      <w:marLeft w:val="0"/>
      <w:marRight w:val="0"/>
      <w:marTop w:val="0"/>
      <w:marBottom w:val="0"/>
      <w:divBdr>
        <w:top w:val="none" w:sz="0" w:space="0" w:color="auto"/>
        <w:left w:val="none" w:sz="0" w:space="0" w:color="auto"/>
        <w:bottom w:val="none" w:sz="0" w:space="0" w:color="auto"/>
        <w:right w:val="none" w:sz="0" w:space="0" w:color="auto"/>
      </w:divBdr>
    </w:div>
    <w:div w:id="661549941">
      <w:bodyDiv w:val="1"/>
      <w:marLeft w:val="0"/>
      <w:marRight w:val="0"/>
      <w:marTop w:val="0"/>
      <w:marBottom w:val="0"/>
      <w:divBdr>
        <w:top w:val="none" w:sz="0" w:space="0" w:color="auto"/>
        <w:left w:val="none" w:sz="0" w:space="0" w:color="auto"/>
        <w:bottom w:val="none" w:sz="0" w:space="0" w:color="auto"/>
        <w:right w:val="none" w:sz="0" w:space="0" w:color="auto"/>
      </w:divBdr>
    </w:div>
    <w:div w:id="667900793">
      <w:bodyDiv w:val="1"/>
      <w:marLeft w:val="0"/>
      <w:marRight w:val="0"/>
      <w:marTop w:val="0"/>
      <w:marBottom w:val="0"/>
      <w:divBdr>
        <w:top w:val="none" w:sz="0" w:space="0" w:color="auto"/>
        <w:left w:val="none" w:sz="0" w:space="0" w:color="auto"/>
        <w:bottom w:val="none" w:sz="0" w:space="0" w:color="auto"/>
        <w:right w:val="none" w:sz="0" w:space="0" w:color="auto"/>
      </w:divBdr>
    </w:div>
    <w:div w:id="672804952">
      <w:bodyDiv w:val="1"/>
      <w:marLeft w:val="0"/>
      <w:marRight w:val="0"/>
      <w:marTop w:val="0"/>
      <w:marBottom w:val="0"/>
      <w:divBdr>
        <w:top w:val="none" w:sz="0" w:space="0" w:color="auto"/>
        <w:left w:val="none" w:sz="0" w:space="0" w:color="auto"/>
        <w:bottom w:val="none" w:sz="0" w:space="0" w:color="auto"/>
        <w:right w:val="none" w:sz="0" w:space="0" w:color="auto"/>
      </w:divBdr>
    </w:div>
    <w:div w:id="704211512">
      <w:bodyDiv w:val="1"/>
      <w:marLeft w:val="0"/>
      <w:marRight w:val="0"/>
      <w:marTop w:val="0"/>
      <w:marBottom w:val="0"/>
      <w:divBdr>
        <w:top w:val="none" w:sz="0" w:space="0" w:color="auto"/>
        <w:left w:val="none" w:sz="0" w:space="0" w:color="auto"/>
        <w:bottom w:val="none" w:sz="0" w:space="0" w:color="auto"/>
        <w:right w:val="none" w:sz="0" w:space="0" w:color="auto"/>
      </w:divBdr>
    </w:div>
    <w:div w:id="720515895">
      <w:bodyDiv w:val="1"/>
      <w:marLeft w:val="0"/>
      <w:marRight w:val="0"/>
      <w:marTop w:val="0"/>
      <w:marBottom w:val="0"/>
      <w:divBdr>
        <w:top w:val="none" w:sz="0" w:space="0" w:color="auto"/>
        <w:left w:val="none" w:sz="0" w:space="0" w:color="auto"/>
        <w:bottom w:val="none" w:sz="0" w:space="0" w:color="auto"/>
        <w:right w:val="none" w:sz="0" w:space="0" w:color="auto"/>
      </w:divBdr>
    </w:div>
    <w:div w:id="728500290">
      <w:bodyDiv w:val="1"/>
      <w:marLeft w:val="0"/>
      <w:marRight w:val="0"/>
      <w:marTop w:val="0"/>
      <w:marBottom w:val="0"/>
      <w:divBdr>
        <w:top w:val="none" w:sz="0" w:space="0" w:color="auto"/>
        <w:left w:val="none" w:sz="0" w:space="0" w:color="auto"/>
        <w:bottom w:val="none" w:sz="0" w:space="0" w:color="auto"/>
        <w:right w:val="none" w:sz="0" w:space="0" w:color="auto"/>
      </w:divBdr>
    </w:div>
    <w:div w:id="731149742">
      <w:bodyDiv w:val="1"/>
      <w:marLeft w:val="0"/>
      <w:marRight w:val="0"/>
      <w:marTop w:val="0"/>
      <w:marBottom w:val="0"/>
      <w:divBdr>
        <w:top w:val="none" w:sz="0" w:space="0" w:color="auto"/>
        <w:left w:val="none" w:sz="0" w:space="0" w:color="auto"/>
        <w:bottom w:val="none" w:sz="0" w:space="0" w:color="auto"/>
        <w:right w:val="none" w:sz="0" w:space="0" w:color="auto"/>
      </w:divBdr>
    </w:div>
    <w:div w:id="733741875">
      <w:bodyDiv w:val="1"/>
      <w:marLeft w:val="0"/>
      <w:marRight w:val="0"/>
      <w:marTop w:val="0"/>
      <w:marBottom w:val="0"/>
      <w:divBdr>
        <w:top w:val="none" w:sz="0" w:space="0" w:color="auto"/>
        <w:left w:val="none" w:sz="0" w:space="0" w:color="auto"/>
        <w:bottom w:val="none" w:sz="0" w:space="0" w:color="auto"/>
        <w:right w:val="none" w:sz="0" w:space="0" w:color="auto"/>
      </w:divBdr>
    </w:div>
    <w:div w:id="749691689">
      <w:bodyDiv w:val="1"/>
      <w:marLeft w:val="0"/>
      <w:marRight w:val="0"/>
      <w:marTop w:val="0"/>
      <w:marBottom w:val="0"/>
      <w:divBdr>
        <w:top w:val="none" w:sz="0" w:space="0" w:color="auto"/>
        <w:left w:val="none" w:sz="0" w:space="0" w:color="auto"/>
        <w:bottom w:val="none" w:sz="0" w:space="0" w:color="auto"/>
        <w:right w:val="none" w:sz="0" w:space="0" w:color="auto"/>
      </w:divBdr>
    </w:div>
    <w:div w:id="779029184">
      <w:bodyDiv w:val="1"/>
      <w:marLeft w:val="0"/>
      <w:marRight w:val="0"/>
      <w:marTop w:val="0"/>
      <w:marBottom w:val="0"/>
      <w:divBdr>
        <w:top w:val="none" w:sz="0" w:space="0" w:color="auto"/>
        <w:left w:val="none" w:sz="0" w:space="0" w:color="auto"/>
        <w:bottom w:val="none" w:sz="0" w:space="0" w:color="auto"/>
        <w:right w:val="none" w:sz="0" w:space="0" w:color="auto"/>
      </w:divBdr>
    </w:div>
    <w:div w:id="793449995">
      <w:bodyDiv w:val="1"/>
      <w:marLeft w:val="0"/>
      <w:marRight w:val="0"/>
      <w:marTop w:val="0"/>
      <w:marBottom w:val="0"/>
      <w:divBdr>
        <w:top w:val="none" w:sz="0" w:space="0" w:color="auto"/>
        <w:left w:val="none" w:sz="0" w:space="0" w:color="auto"/>
        <w:bottom w:val="none" w:sz="0" w:space="0" w:color="auto"/>
        <w:right w:val="none" w:sz="0" w:space="0" w:color="auto"/>
      </w:divBdr>
    </w:div>
    <w:div w:id="795098435">
      <w:bodyDiv w:val="1"/>
      <w:marLeft w:val="0"/>
      <w:marRight w:val="0"/>
      <w:marTop w:val="0"/>
      <w:marBottom w:val="0"/>
      <w:divBdr>
        <w:top w:val="none" w:sz="0" w:space="0" w:color="auto"/>
        <w:left w:val="none" w:sz="0" w:space="0" w:color="auto"/>
        <w:bottom w:val="none" w:sz="0" w:space="0" w:color="auto"/>
        <w:right w:val="none" w:sz="0" w:space="0" w:color="auto"/>
      </w:divBdr>
    </w:div>
    <w:div w:id="813836307">
      <w:bodyDiv w:val="1"/>
      <w:marLeft w:val="0"/>
      <w:marRight w:val="0"/>
      <w:marTop w:val="0"/>
      <w:marBottom w:val="0"/>
      <w:divBdr>
        <w:top w:val="none" w:sz="0" w:space="0" w:color="auto"/>
        <w:left w:val="none" w:sz="0" w:space="0" w:color="auto"/>
        <w:bottom w:val="none" w:sz="0" w:space="0" w:color="auto"/>
        <w:right w:val="none" w:sz="0" w:space="0" w:color="auto"/>
      </w:divBdr>
    </w:div>
    <w:div w:id="819931323">
      <w:bodyDiv w:val="1"/>
      <w:marLeft w:val="0"/>
      <w:marRight w:val="0"/>
      <w:marTop w:val="0"/>
      <w:marBottom w:val="0"/>
      <w:divBdr>
        <w:top w:val="none" w:sz="0" w:space="0" w:color="auto"/>
        <w:left w:val="none" w:sz="0" w:space="0" w:color="auto"/>
        <w:bottom w:val="none" w:sz="0" w:space="0" w:color="auto"/>
        <w:right w:val="none" w:sz="0" w:space="0" w:color="auto"/>
      </w:divBdr>
    </w:div>
    <w:div w:id="820925611">
      <w:bodyDiv w:val="1"/>
      <w:marLeft w:val="0"/>
      <w:marRight w:val="0"/>
      <w:marTop w:val="0"/>
      <w:marBottom w:val="0"/>
      <w:divBdr>
        <w:top w:val="none" w:sz="0" w:space="0" w:color="auto"/>
        <w:left w:val="none" w:sz="0" w:space="0" w:color="auto"/>
        <w:bottom w:val="none" w:sz="0" w:space="0" w:color="auto"/>
        <w:right w:val="none" w:sz="0" w:space="0" w:color="auto"/>
      </w:divBdr>
    </w:div>
    <w:div w:id="821117629">
      <w:bodyDiv w:val="1"/>
      <w:marLeft w:val="0"/>
      <w:marRight w:val="0"/>
      <w:marTop w:val="0"/>
      <w:marBottom w:val="0"/>
      <w:divBdr>
        <w:top w:val="none" w:sz="0" w:space="0" w:color="auto"/>
        <w:left w:val="none" w:sz="0" w:space="0" w:color="auto"/>
        <w:bottom w:val="none" w:sz="0" w:space="0" w:color="auto"/>
        <w:right w:val="none" w:sz="0" w:space="0" w:color="auto"/>
      </w:divBdr>
    </w:div>
    <w:div w:id="832645810">
      <w:bodyDiv w:val="1"/>
      <w:marLeft w:val="0"/>
      <w:marRight w:val="0"/>
      <w:marTop w:val="0"/>
      <w:marBottom w:val="0"/>
      <w:divBdr>
        <w:top w:val="none" w:sz="0" w:space="0" w:color="auto"/>
        <w:left w:val="none" w:sz="0" w:space="0" w:color="auto"/>
        <w:bottom w:val="none" w:sz="0" w:space="0" w:color="auto"/>
        <w:right w:val="none" w:sz="0" w:space="0" w:color="auto"/>
      </w:divBdr>
    </w:div>
    <w:div w:id="835415423">
      <w:bodyDiv w:val="1"/>
      <w:marLeft w:val="0"/>
      <w:marRight w:val="0"/>
      <w:marTop w:val="0"/>
      <w:marBottom w:val="0"/>
      <w:divBdr>
        <w:top w:val="none" w:sz="0" w:space="0" w:color="auto"/>
        <w:left w:val="none" w:sz="0" w:space="0" w:color="auto"/>
        <w:bottom w:val="none" w:sz="0" w:space="0" w:color="auto"/>
        <w:right w:val="none" w:sz="0" w:space="0" w:color="auto"/>
      </w:divBdr>
    </w:div>
    <w:div w:id="845091776">
      <w:bodyDiv w:val="1"/>
      <w:marLeft w:val="0"/>
      <w:marRight w:val="0"/>
      <w:marTop w:val="0"/>
      <w:marBottom w:val="0"/>
      <w:divBdr>
        <w:top w:val="none" w:sz="0" w:space="0" w:color="auto"/>
        <w:left w:val="none" w:sz="0" w:space="0" w:color="auto"/>
        <w:bottom w:val="none" w:sz="0" w:space="0" w:color="auto"/>
        <w:right w:val="none" w:sz="0" w:space="0" w:color="auto"/>
      </w:divBdr>
    </w:div>
    <w:div w:id="847058977">
      <w:bodyDiv w:val="1"/>
      <w:marLeft w:val="0"/>
      <w:marRight w:val="0"/>
      <w:marTop w:val="0"/>
      <w:marBottom w:val="0"/>
      <w:divBdr>
        <w:top w:val="none" w:sz="0" w:space="0" w:color="auto"/>
        <w:left w:val="none" w:sz="0" w:space="0" w:color="auto"/>
        <w:bottom w:val="none" w:sz="0" w:space="0" w:color="auto"/>
        <w:right w:val="none" w:sz="0" w:space="0" w:color="auto"/>
      </w:divBdr>
    </w:div>
    <w:div w:id="848252485">
      <w:bodyDiv w:val="1"/>
      <w:marLeft w:val="0"/>
      <w:marRight w:val="0"/>
      <w:marTop w:val="0"/>
      <w:marBottom w:val="0"/>
      <w:divBdr>
        <w:top w:val="none" w:sz="0" w:space="0" w:color="auto"/>
        <w:left w:val="none" w:sz="0" w:space="0" w:color="auto"/>
        <w:bottom w:val="none" w:sz="0" w:space="0" w:color="auto"/>
        <w:right w:val="none" w:sz="0" w:space="0" w:color="auto"/>
      </w:divBdr>
    </w:div>
    <w:div w:id="849560208">
      <w:bodyDiv w:val="1"/>
      <w:marLeft w:val="0"/>
      <w:marRight w:val="0"/>
      <w:marTop w:val="0"/>
      <w:marBottom w:val="0"/>
      <w:divBdr>
        <w:top w:val="none" w:sz="0" w:space="0" w:color="auto"/>
        <w:left w:val="none" w:sz="0" w:space="0" w:color="auto"/>
        <w:bottom w:val="none" w:sz="0" w:space="0" w:color="auto"/>
        <w:right w:val="none" w:sz="0" w:space="0" w:color="auto"/>
      </w:divBdr>
    </w:div>
    <w:div w:id="859314715">
      <w:bodyDiv w:val="1"/>
      <w:marLeft w:val="0"/>
      <w:marRight w:val="0"/>
      <w:marTop w:val="0"/>
      <w:marBottom w:val="0"/>
      <w:divBdr>
        <w:top w:val="none" w:sz="0" w:space="0" w:color="auto"/>
        <w:left w:val="none" w:sz="0" w:space="0" w:color="auto"/>
        <w:bottom w:val="none" w:sz="0" w:space="0" w:color="auto"/>
        <w:right w:val="none" w:sz="0" w:space="0" w:color="auto"/>
      </w:divBdr>
    </w:div>
    <w:div w:id="861556158">
      <w:bodyDiv w:val="1"/>
      <w:marLeft w:val="0"/>
      <w:marRight w:val="0"/>
      <w:marTop w:val="0"/>
      <w:marBottom w:val="0"/>
      <w:divBdr>
        <w:top w:val="none" w:sz="0" w:space="0" w:color="auto"/>
        <w:left w:val="none" w:sz="0" w:space="0" w:color="auto"/>
        <w:bottom w:val="none" w:sz="0" w:space="0" w:color="auto"/>
        <w:right w:val="none" w:sz="0" w:space="0" w:color="auto"/>
      </w:divBdr>
    </w:div>
    <w:div w:id="862130338">
      <w:bodyDiv w:val="1"/>
      <w:marLeft w:val="0"/>
      <w:marRight w:val="0"/>
      <w:marTop w:val="0"/>
      <w:marBottom w:val="0"/>
      <w:divBdr>
        <w:top w:val="none" w:sz="0" w:space="0" w:color="auto"/>
        <w:left w:val="none" w:sz="0" w:space="0" w:color="auto"/>
        <w:bottom w:val="none" w:sz="0" w:space="0" w:color="auto"/>
        <w:right w:val="none" w:sz="0" w:space="0" w:color="auto"/>
      </w:divBdr>
    </w:div>
    <w:div w:id="871461953">
      <w:bodyDiv w:val="1"/>
      <w:marLeft w:val="0"/>
      <w:marRight w:val="0"/>
      <w:marTop w:val="0"/>
      <w:marBottom w:val="0"/>
      <w:divBdr>
        <w:top w:val="none" w:sz="0" w:space="0" w:color="auto"/>
        <w:left w:val="none" w:sz="0" w:space="0" w:color="auto"/>
        <w:bottom w:val="none" w:sz="0" w:space="0" w:color="auto"/>
        <w:right w:val="none" w:sz="0" w:space="0" w:color="auto"/>
      </w:divBdr>
    </w:div>
    <w:div w:id="887960232">
      <w:bodyDiv w:val="1"/>
      <w:marLeft w:val="0"/>
      <w:marRight w:val="0"/>
      <w:marTop w:val="0"/>
      <w:marBottom w:val="0"/>
      <w:divBdr>
        <w:top w:val="none" w:sz="0" w:space="0" w:color="auto"/>
        <w:left w:val="none" w:sz="0" w:space="0" w:color="auto"/>
        <w:bottom w:val="none" w:sz="0" w:space="0" w:color="auto"/>
        <w:right w:val="none" w:sz="0" w:space="0" w:color="auto"/>
      </w:divBdr>
    </w:div>
    <w:div w:id="888614553">
      <w:bodyDiv w:val="1"/>
      <w:marLeft w:val="0"/>
      <w:marRight w:val="0"/>
      <w:marTop w:val="0"/>
      <w:marBottom w:val="0"/>
      <w:divBdr>
        <w:top w:val="none" w:sz="0" w:space="0" w:color="auto"/>
        <w:left w:val="none" w:sz="0" w:space="0" w:color="auto"/>
        <w:bottom w:val="none" w:sz="0" w:space="0" w:color="auto"/>
        <w:right w:val="none" w:sz="0" w:space="0" w:color="auto"/>
      </w:divBdr>
    </w:div>
    <w:div w:id="889808320">
      <w:bodyDiv w:val="1"/>
      <w:marLeft w:val="0"/>
      <w:marRight w:val="0"/>
      <w:marTop w:val="0"/>
      <w:marBottom w:val="0"/>
      <w:divBdr>
        <w:top w:val="none" w:sz="0" w:space="0" w:color="auto"/>
        <w:left w:val="none" w:sz="0" w:space="0" w:color="auto"/>
        <w:bottom w:val="none" w:sz="0" w:space="0" w:color="auto"/>
        <w:right w:val="none" w:sz="0" w:space="0" w:color="auto"/>
      </w:divBdr>
    </w:div>
    <w:div w:id="890113890">
      <w:bodyDiv w:val="1"/>
      <w:marLeft w:val="0"/>
      <w:marRight w:val="0"/>
      <w:marTop w:val="0"/>
      <w:marBottom w:val="0"/>
      <w:divBdr>
        <w:top w:val="none" w:sz="0" w:space="0" w:color="auto"/>
        <w:left w:val="none" w:sz="0" w:space="0" w:color="auto"/>
        <w:bottom w:val="none" w:sz="0" w:space="0" w:color="auto"/>
        <w:right w:val="none" w:sz="0" w:space="0" w:color="auto"/>
      </w:divBdr>
    </w:div>
    <w:div w:id="900169625">
      <w:bodyDiv w:val="1"/>
      <w:marLeft w:val="0"/>
      <w:marRight w:val="0"/>
      <w:marTop w:val="0"/>
      <w:marBottom w:val="0"/>
      <w:divBdr>
        <w:top w:val="none" w:sz="0" w:space="0" w:color="auto"/>
        <w:left w:val="none" w:sz="0" w:space="0" w:color="auto"/>
        <w:bottom w:val="none" w:sz="0" w:space="0" w:color="auto"/>
        <w:right w:val="none" w:sz="0" w:space="0" w:color="auto"/>
      </w:divBdr>
    </w:div>
    <w:div w:id="903956180">
      <w:bodyDiv w:val="1"/>
      <w:marLeft w:val="0"/>
      <w:marRight w:val="0"/>
      <w:marTop w:val="0"/>
      <w:marBottom w:val="0"/>
      <w:divBdr>
        <w:top w:val="none" w:sz="0" w:space="0" w:color="auto"/>
        <w:left w:val="none" w:sz="0" w:space="0" w:color="auto"/>
        <w:bottom w:val="none" w:sz="0" w:space="0" w:color="auto"/>
        <w:right w:val="none" w:sz="0" w:space="0" w:color="auto"/>
      </w:divBdr>
    </w:div>
    <w:div w:id="917058783">
      <w:bodyDiv w:val="1"/>
      <w:marLeft w:val="0"/>
      <w:marRight w:val="0"/>
      <w:marTop w:val="0"/>
      <w:marBottom w:val="0"/>
      <w:divBdr>
        <w:top w:val="none" w:sz="0" w:space="0" w:color="auto"/>
        <w:left w:val="none" w:sz="0" w:space="0" w:color="auto"/>
        <w:bottom w:val="none" w:sz="0" w:space="0" w:color="auto"/>
        <w:right w:val="none" w:sz="0" w:space="0" w:color="auto"/>
      </w:divBdr>
    </w:div>
    <w:div w:id="921376188">
      <w:bodyDiv w:val="1"/>
      <w:marLeft w:val="0"/>
      <w:marRight w:val="0"/>
      <w:marTop w:val="0"/>
      <w:marBottom w:val="0"/>
      <w:divBdr>
        <w:top w:val="none" w:sz="0" w:space="0" w:color="auto"/>
        <w:left w:val="none" w:sz="0" w:space="0" w:color="auto"/>
        <w:bottom w:val="none" w:sz="0" w:space="0" w:color="auto"/>
        <w:right w:val="none" w:sz="0" w:space="0" w:color="auto"/>
      </w:divBdr>
    </w:div>
    <w:div w:id="923756164">
      <w:bodyDiv w:val="1"/>
      <w:marLeft w:val="0"/>
      <w:marRight w:val="0"/>
      <w:marTop w:val="0"/>
      <w:marBottom w:val="0"/>
      <w:divBdr>
        <w:top w:val="none" w:sz="0" w:space="0" w:color="auto"/>
        <w:left w:val="none" w:sz="0" w:space="0" w:color="auto"/>
        <w:bottom w:val="none" w:sz="0" w:space="0" w:color="auto"/>
        <w:right w:val="none" w:sz="0" w:space="0" w:color="auto"/>
      </w:divBdr>
    </w:div>
    <w:div w:id="936059917">
      <w:bodyDiv w:val="1"/>
      <w:marLeft w:val="0"/>
      <w:marRight w:val="0"/>
      <w:marTop w:val="0"/>
      <w:marBottom w:val="0"/>
      <w:divBdr>
        <w:top w:val="none" w:sz="0" w:space="0" w:color="auto"/>
        <w:left w:val="none" w:sz="0" w:space="0" w:color="auto"/>
        <w:bottom w:val="none" w:sz="0" w:space="0" w:color="auto"/>
        <w:right w:val="none" w:sz="0" w:space="0" w:color="auto"/>
      </w:divBdr>
    </w:div>
    <w:div w:id="943415946">
      <w:bodyDiv w:val="1"/>
      <w:marLeft w:val="0"/>
      <w:marRight w:val="0"/>
      <w:marTop w:val="0"/>
      <w:marBottom w:val="0"/>
      <w:divBdr>
        <w:top w:val="none" w:sz="0" w:space="0" w:color="auto"/>
        <w:left w:val="none" w:sz="0" w:space="0" w:color="auto"/>
        <w:bottom w:val="none" w:sz="0" w:space="0" w:color="auto"/>
        <w:right w:val="none" w:sz="0" w:space="0" w:color="auto"/>
      </w:divBdr>
    </w:div>
    <w:div w:id="951934287">
      <w:bodyDiv w:val="1"/>
      <w:marLeft w:val="0"/>
      <w:marRight w:val="0"/>
      <w:marTop w:val="0"/>
      <w:marBottom w:val="0"/>
      <w:divBdr>
        <w:top w:val="none" w:sz="0" w:space="0" w:color="auto"/>
        <w:left w:val="none" w:sz="0" w:space="0" w:color="auto"/>
        <w:bottom w:val="none" w:sz="0" w:space="0" w:color="auto"/>
        <w:right w:val="none" w:sz="0" w:space="0" w:color="auto"/>
      </w:divBdr>
    </w:div>
    <w:div w:id="960842570">
      <w:bodyDiv w:val="1"/>
      <w:marLeft w:val="0"/>
      <w:marRight w:val="0"/>
      <w:marTop w:val="0"/>
      <w:marBottom w:val="0"/>
      <w:divBdr>
        <w:top w:val="none" w:sz="0" w:space="0" w:color="auto"/>
        <w:left w:val="none" w:sz="0" w:space="0" w:color="auto"/>
        <w:bottom w:val="none" w:sz="0" w:space="0" w:color="auto"/>
        <w:right w:val="none" w:sz="0" w:space="0" w:color="auto"/>
      </w:divBdr>
    </w:div>
    <w:div w:id="968753293">
      <w:bodyDiv w:val="1"/>
      <w:marLeft w:val="0"/>
      <w:marRight w:val="0"/>
      <w:marTop w:val="0"/>
      <w:marBottom w:val="0"/>
      <w:divBdr>
        <w:top w:val="none" w:sz="0" w:space="0" w:color="auto"/>
        <w:left w:val="none" w:sz="0" w:space="0" w:color="auto"/>
        <w:bottom w:val="none" w:sz="0" w:space="0" w:color="auto"/>
        <w:right w:val="none" w:sz="0" w:space="0" w:color="auto"/>
      </w:divBdr>
    </w:div>
    <w:div w:id="987244266">
      <w:bodyDiv w:val="1"/>
      <w:marLeft w:val="0"/>
      <w:marRight w:val="0"/>
      <w:marTop w:val="0"/>
      <w:marBottom w:val="0"/>
      <w:divBdr>
        <w:top w:val="none" w:sz="0" w:space="0" w:color="auto"/>
        <w:left w:val="none" w:sz="0" w:space="0" w:color="auto"/>
        <w:bottom w:val="none" w:sz="0" w:space="0" w:color="auto"/>
        <w:right w:val="none" w:sz="0" w:space="0" w:color="auto"/>
      </w:divBdr>
    </w:div>
    <w:div w:id="992609759">
      <w:bodyDiv w:val="1"/>
      <w:marLeft w:val="0"/>
      <w:marRight w:val="0"/>
      <w:marTop w:val="0"/>
      <w:marBottom w:val="0"/>
      <w:divBdr>
        <w:top w:val="none" w:sz="0" w:space="0" w:color="auto"/>
        <w:left w:val="none" w:sz="0" w:space="0" w:color="auto"/>
        <w:bottom w:val="none" w:sz="0" w:space="0" w:color="auto"/>
        <w:right w:val="none" w:sz="0" w:space="0" w:color="auto"/>
      </w:divBdr>
    </w:div>
    <w:div w:id="995260157">
      <w:bodyDiv w:val="1"/>
      <w:marLeft w:val="0"/>
      <w:marRight w:val="0"/>
      <w:marTop w:val="0"/>
      <w:marBottom w:val="0"/>
      <w:divBdr>
        <w:top w:val="none" w:sz="0" w:space="0" w:color="auto"/>
        <w:left w:val="none" w:sz="0" w:space="0" w:color="auto"/>
        <w:bottom w:val="none" w:sz="0" w:space="0" w:color="auto"/>
        <w:right w:val="none" w:sz="0" w:space="0" w:color="auto"/>
      </w:divBdr>
    </w:div>
    <w:div w:id="997881580">
      <w:bodyDiv w:val="1"/>
      <w:marLeft w:val="0"/>
      <w:marRight w:val="0"/>
      <w:marTop w:val="0"/>
      <w:marBottom w:val="0"/>
      <w:divBdr>
        <w:top w:val="none" w:sz="0" w:space="0" w:color="auto"/>
        <w:left w:val="none" w:sz="0" w:space="0" w:color="auto"/>
        <w:bottom w:val="none" w:sz="0" w:space="0" w:color="auto"/>
        <w:right w:val="none" w:sz="0" w:space="0" w:color="auto"/>
      </w:divBdr>
    </w:div>
    <w:div w:id="1007444725">
      <w:bodyDiv w:val="1"/>
      <w:marLeft w:val="0"/>
      <w:marRight w:val="0"/>
      <w:marTop w:val="0"/>
      <w:marBottom w:val="0"/>
      <w:divBdr>
        <w:top w:val="none" w:sz="0" w:space="0" w:color="auto"/>
        <w:left w:val="none" w:sz="0" w:space="0" w:color="auto"/>
        <w:bottom w:val="none" w:sz="0" w:space="0" w:color="auto"/>
        <w:right w:val="none" w:sz="0" w:space="0" w:color="auto"/>
      </w:divBdr>
    </w:div>
    <w:div w:id="1011683629">
      <w:bodyDiv w:val="1"/>
      <w:marLeft w:val="0"/>
      <w:marRight w:val="0"/>
      <w:marTop w:val="0"/>
      <w:marBottom w:val="0"/>
      <w:divBdr>
        <w:top w:val="none" w:sz="0" w:space="0" w:color="auto"/>
        <w:left w:val="none" w:sz="0" w:space="0" w:color="auto"/>
        <w:bottom w:val="none" w:sz="0" w:space="0" w:color="auto"/>
        <w:right w:val="none" w:sz="0" w:space="0" w:color="auto"/>
      </w:divBdr>
    </w:div>
    <w:div w:id="1012029312">
      <w:bodyDiv w:val="1"/>
      <w:marLeft w:val="0"/>
      <w:marRight w:val="0"/>
      <w:marTop w:val="0"/>
      <w:marBottom w:val="0"/>
      <w:divBdr>
        <w:top w:val="none" w:sz="0" w:space="0" w:color="auto"/>
        <w:left w:val="none" w:sz="0" w:space="0" w:color="auto"/>
        <w:bottom w:val="none" w:sz="0" w:space="0" w:color="auto"/>
        <w:right w:val="none" w:sz="0" w:space="0" w:color="auto"/>
      </w:divBdr>
    </w:div>
    <w:div w:id="1013609392">
      <w:bodyDiv w:val="1"/>
      <w:marLeft w:val="0"/>
      <w:marRight w:val="0"/>
      <w:marTop w:val="0"/>
      <w:marBottom w:val="0"/>
      <w:divBdr>
        <w:top w:val="none" w:sz="0" w:space="0" w:color="auto"/>
        <w:left w:val="none" w:sz="0" w:space="0" w:color="auto"/>
        <w:bottom w:val="none" w:sz="0" w:space="0" w:color="auto"/>
        <w:right w:val="none" w:sz="0" w:space="0" w:color="auto"/>
      </w:divBdr>
    </w:div>
    <w:div w:id="1020472729">
      <w:bodyDiv w:val="1"/>
      <w:marLeft w:val="0"/>
      <w:marRight w:val="0"/>
      <w:marTop w:val="0"/>
      <w:marBottom w:val="0"/>
      <w:divBdr>
        <w:top w:val="none" w:sz="0" w:space="0" w:color="auto"/>
        <w:left w:val="none" w:sz="0" w:space="0" w:color="auto"/>
        <w:bottom w:val="none" w:sz="0" w:space="0" w:color="auto"/>
        <w:right w:val="none" w:sz="0" w:space="0" w:color="auto"/>
      </w:divBdr>
    </w:div>
    <w:div w:id="1022365394">
      <w:bodyDiv w:val="1"/>
      <w:marLeft w:val="0"/>
      <w:marRight w:val="0"/>
      <w:marTop w:val="0"/>
      <w:marBottom w:val="0"/>
      <w:divBdr>
        <w:top w:val="none" w:sz="0" w:space="0" w:color="auto"/>
        <w:left w:val="none" w:sz="0" w:space="0" w:color="auto"/>
        <w:bottom w:val="none" w:sz="0" w:space="0" w:color="auto"/>
        <w:right w:val="none" w:sz="0" w:space="0" w:color="auto"/>
      </w:divBdr>
    </w:div>
    <w:div w:id="1022391856">
      <w:bodyDiv w:val="1"/>
      <w:marLeft w:val="0"/>
      <w:marRight w:val="0"/>
      <w:marTop w:val="0"/>
      <w:marBottom w:val="0"/>
      <w:divBdr>
        <w:top w:val="none" w:sz="0" w:space="0" w:color="auto"/>
        <w:left w:val="none" w:sz="0" w:space="0" w:color="auto"/>
        <w:bottom w:val="none" w:sz="0" w:space="0" w:color="auto"/>
        <w:right w:val="none" w:sz="0" w:space="0" w:color="auto"/>
      </w:divBdr>
    </w:div>
    <w:div w:id="1024750159">
      <w:bodyDiv w:val="1"/>
      <w:marLeft w:val="0"/>
      <w:marRight w:val="0"/>
      <w:marTop w:val="0"/>
      <w:marBottom w:val="0"/>
      <w:divBdr>
        <w:top w:val="none" w:sz="0" w:space="0" w:color="auto"/>
        <w:left w:val="none" w:sz="0" w:space="0" w:color="auto"/>
        <w:bottom w:val="none" w:sz="0" w:space="0" w:color="auto"/>
        <w:right w:val="none" w:sz="0" w:space="0" w:color="auto"/>
      </w:divBdr>
    </w:div>
    <w:div w:id="1031691067">
      <w:bodyDiv w:val="1"/>
      <w:marLeft w:val="0"/>
      <w:marRight w:val="0"/>
      <w:marTop w:val="0"/>
      <w:marBottom w:val="0"/>
      <w:divBdr>
        <w:top w:val="none" w:sz="0" w:space="0" w:color="auto"/>
        <w:left w:val="none" w:sz="0" w:space="0" w:color="auto"/>
        <w:bottom w:val="none" w:sz="0" w:space="0" w:color="auto"/>
        <w:right w:val="none" w:sz="0" w:space="0" w:color="auto"/>
      </w:divBdr>
    </w:div>
    <w:div w:id="1037582744">
      <w:bodyDiv w:val="1"/>
      <w:marLeft w:val="0"/>
      <w:marRight w:val="0"/>
      <w:marTop w:val="0"/>
      <w:marBottom w:val="0"/>
      <w:divBdr>
        <w:top w:val="none" w:sz="0" w:space="0" w:color="auto"/>
        <w:left w:val="none" w:sz="0" w:space="0" w:color="auto"/>
        <w:bottom w:val="none" w:sz="0" w:space="0" w:color="auto"/>
        <w:right w:val="none" w:sz="0" w:space="0" w:color="auto"/>
      </w:divBdr>
    </w:div>
    <w:div w:id="1046026540">
      <w:bodyDiv w:val="1"/>
      <w:marLeft w:val="0"/>
      <w:marRight w:val="0"/>
      <w:marTop w:val="0"/>
      <w:marBottom w:val="0"/>
      <w:divBdr>
        <w:top w:val="none" w:sz="0" w:space="0" w:color="auto"/>
        <w:left w:val="none" w:sz="0" w:space="0" w:color="auto"/>
        <w:bottom w:val="none" w:sz="0" w:space="0" w:color="auto"/>
        <w:right w:val="none" w:sz="0" w:space="0" w:color="auto"/>
      </w:divBdr>
    </w:div>
    <w:div w:id="1051340924">
      <w:bodyDiv w:val="1"/>
      <w:marLeft w:val="0"/>
      <w:marRight w:val="0"/>
      <w:marTop w:val="0"/>
      <w:marBottom w:val="0"/>
      <w:divBdr>
        <w:top w:val="none" w:sz="0" w:space="0" w:color="auto"/>
        <w:left w:val="none" w:sz="0" w:space="0" w:color="auto"/>
        <w:bottom w:val="none" w:sz="0" w:space="0" w:color="auto"/>
        <w:right w:val="none" w:sz="0" w:space="0" w:color="auto"/>
      </w:divBdr>
    </w:div>
    <w:div w:id="1060441174">
      <w:bodyDiv w:val="1"/>
      <w:marLeft w:val="0"/>
      <w:marRight w:val="0"/>
      <w:marTop w:val="0"/>
      <w:marBottom w:val="0"/>
      <w:divBdr>
        <w:top w:val="none" w:sz="0" w:space="0" w:color="auto"/>
        <w:left w:val="none" w:sz="0" w:space="0" w:color="auto"/>
        <w:bottom w:val="none" w:sz="0" w:space="0" w:color="auto"/>
        <w:right w:val="none" w:sz="0" w:space="0" w:color="auto"/>
      </w:divBdr>
    </w:div>
    <w:div w:id="1064334793">
      <w:bodyDiv w:val="1"/>
      <w:marLeft w:val="0"/>
      <w:marRight w:val="0"/>
      <w:marTop w:val="0"/>
      <w:marBottom w:val="0"/>
      <w:divBdr>
        <w:top w:val="none" w:sz="0" w:space="0" w:color="auto"/>
        <w:left w:val="none" w:sz="0" w:space="0" w:color="auto"/>
        <w:bottom w:val="none" w:sz="0" w:space="0" w:color="auto"/>
        <w:right w:val="none" w:sz="0" w:space="0" w:color="auto"/>
      </w:divBdr>
    </w:div>
    <w:div w:id="1080759855">
      <w:bodyDiv w:val="1"/>
      <w:marLeft w:val="0"/>
      <w:marRight w:val="0"/>
      <w:marTop w:val="0"/>
      <w:marBottom w:val="0"/>
      <w:divBdr>
        <w:top w:val="none" w:sz="0" w:space="0" w:color="auto"/>
        <w:left w:val="none" w:sz="0" w:space="0" w:color="auto"/>
        <w:bottom w:val="none" w:sz="0" w:space="0" w:color="auto"/>
        <w:right w:val="none" w:sz="0" w:space="0" w:color="auto"/>
      </w:divBdr>
    </w:div>
    <w:div w:id="1082411468">
      <w:bodyDiv w:val="1"/>
      <w:marLeft w:val="0"/>
      <w:marRight w:val="0"/>
      <w:marTop w:val="0"/>
      <w:marBottom w:val="0"/>
      <w:divBdr>
        <w:top w:val="none" w:sz="0" w:space="0" w:color="auto"/>
        <w:left w:val="none" w:sz="0" w:space="0" w:color="auto"/>
        <w:bottom w:val="none" w:sz="0" w:space="0" w:color="auto"/>
        <w:right w:val="none" w:sz="0" w:space="0" w:color="auto"/>
      </w:divBdr>
    </w:div>
    <w:div w:id="1082750959">
      <w:bodyDiv w:val="1"/>
      <w:marLeft w:val="0"/>
      <w:marRight w:val="0"/>
      <w:marTop w:val="0"/>
      <w:marBottom w:val="0"/>
      <w:divBdr>
        <w:top w:val="none" w:sz="0" w:space="0" w:color="auto"/>
        <w:left w:val="none" w:sz="0" w:space="0" w:color="auto"/>
        <w:bottom w:val="none" w:sz="0" w:space="0" w:color="auto"/>
        <w:right w:val="none" w:sz="0" w:space="0" w:color="auto"/>
      </w:divBdr>
    </w:div>
    <w:div w:id="1085999339">
      <w:bodyDiv w:val="1"/>
      <w:marLeft w:val="0"/>
      <w:marRight w:val="0"/>
      <w:marTop w:val="0"/>
      <w:marBottom w:val="0"/>
      <w:divBdr>
        <w:top w:val="none" w:sz="0" w:space="0" w:color="auto"/>
        <w:left w:val="none" w:sz="0" w:space="0" w:color="auto"/>
        <w:bottom w:val="none" w:sz="0" w:space="0" w:color="auto"/>
        <w:right w:val="none" w:sz="0" w:space="0" w:color="auto"/>
      </w:divBdr>
    </w:div>
    <w:div w:id="1097024857">
      <w:bodyDiv w:val="1"/>
      <w:marLeft w:val="0"/>
      <w:marRight w:val="0"/>
      <w:marTop w:val="0"/>
      <w:marBottom w:val="0"/>
      <w:divBdr>
        <w:top w:val="none" w:sz="0" w:space="0" w:color="auto"/>
        <w:left w:val="none" w:sz="0" w:space="0" w:color="auto"/>
        <w:bottom w:val="none" w:sz="0" w:space="0" w:color="auto"/>
        <w:right w:val="none" w:sz="0" w:space="0" w:color="auto"/>
      </w:divBdr>
    </w:div>
    <w:div w:id="1104494551">
      <w:bodyDiv w:val="1"/>
      <w:marLeft w:val="0"/>
      <w:marRight w:val="0"/>
      <w:marTop w:val="0"/>
      <w:marBottom w:val="0"/>
      <w:divBdr>
        <w:top w:val="none" w:sz="0" w:space="0" w:color="auto"/>
        <w:left w:val="none" w:sz="0" w:space="0" w:color="auto"/>
        <w:bottom w:val="none" w:sz="0" w:space="0" w:color="auto"/>
        <w:right w:val="none" w:sz="0" w:space="0" w:color="auto"/>
      </w:divBdr>
    </w:div>
    <w:div w:id="1130855999">
      <w:bodyDiv w:val="1"/>
      <w:marLeft w:val="0"/>
      <w:marRight w:val="0"/>
      <w:marTop w:val="0"/>
      <w:marBottom w:val="0"/>
      <w:divBdr>
        <w:top w:val="none" w:sz="0" w:space="0" w:color="auto"/>
        <w:left w:val="none" w:sz="0" w:space="0" w:color="auto"/>
        <w:bottom w:val="none" w:sz="0" w:space="0" w:color="auto"/>
        <w:right w:val="none" w:sz="0" w:space="0" w:color="auto"/>
      </w:divBdr>
    </w:div>
    <w:div w:id="1160578283">
      <w:bodyDiv w:val="1"/>
      <w:marLeft w:val="0"/>
      <w:marRight w:val="0"/>
      <w:marTop w:val="0"/>
      <w:marBottom w:val="0"/>
      <w:divBdr>
        <w:top w:val="none" w:sz="0" w:space="0" w:color="auto"/>
        <w:left w:val="none" w:sz="0" w:space="0" w:color="auto"/>
        <w:bottom w:val="none" w:sz="0" w:space="0" w:color="auto"/>
        <w:right w:val="none" w:sz="0" w:space="0" w:color="auto"/>
      </w:divBdr>
    </w:div>
    <w:div w:id="1162626584">
      <w:bodyDiv w:val="1"/>
      <w:marLeft w:val="0"/>
      <w:marRight w:val="0"/>
      <w:marTop w:val="0"/>
      <w:marBottom w:val="0"/>
      <w:divBdr>
        <w:top w:val="none" w:sz="0" w:space="0" w:color="auto"/>
        <w:left w:val="none" w:sz="0" w:space="0" w:color="auto"/>
        <w:bottom w:val="none" w:sz="0" w:space="0" w:color="auto"/>
        <w:right w:val="none" w:sz="0" w:space="0" w:color="auto"/>
      </w:divBdr>
    </w:div>
    <w:div w:id="1164709946">
      <w:bodyDiv w:val="1"/>
      <w:marLeft w:val="0"/>
      <w:marRight w:val="0"/>
      <w:marTop w:val="0"/>
      <w:marBottom w:val="0"/>
      <w:divBdr>
        <w:top w:val="none" w:sz="0" w:space="0" w:color="auto"/>
        <w:left w:val="none" w:sz="0" w:space="0" w:color="auto"/>
        <w:bottom w:val="none" w:sz="0" w:space="0" w:color="auto"/>
        <w:right w:val="none" w:sz="0" w:space="0" w:color="auto"/>
      </w:divBdr>
    </w:div>
    <w:div w:id="1168135079">
      <w:bodyDiv w:val="1"/>
      <w:marLeft w:val="0"/>
      <w:marRight w:val="0"/>
      <w:marTop w:val="0"/>
      <w:marBottom w:val="0"/>
      <w:divBdr>
        <w:top w:val="none" w:sz="0" w:space="0" w:color="auto"/>
        <w:left w:val="none" w:sz="0" w:space="0" w:color="auto"/>
        <w:bottom w:val="none" w:sz="0" w:space="0" w:color="auto"/>
        <w:right w:val="none" w:sz="0" w:space="0" w:color="auto"/>
      </w:divBdr>
    </w:div>
    <w:div w:id="1170364250">
      <w:bodyDiv w:val="1"/>
      <w:marLeft w:val="0"/>
      <w:marRight w:val="0"/>
      <w:marTop w:val="0"/>
      <w:marBottom w:val="0"/>
      <w:divBdr>
        <w:top w:val="none" w:sz="0" w:space="0" w:color="auto"/>
        <w:left w:val="none" w:sz="0" w:space="0" w:color="auto"/>
        <w:bottom w:val="none" w:sz="0" w:space="0" w:color="auto"/>
        <w:right w:val="none" w:sz="0" w:space="0" w:color="auto"/>
      </w:divBdr>
    </w:div>
    <w:div w:id="1172066319">
      <w:bodyDiv w:val="1"/>
      <w:marLeft w:val="0"/>
      <w:marRight w:val="0"/>
      <w:marTop w:val="0"/>
      <w:marBottom w:val="0"/>
      <w:divBdr>
        <w:top w:val="none" w:sz="0" w:space="0" w:color="auto"/>
        <w:left w:val="none" w:sz="0" w:space="0" w:color="auto"/>
        <w:bottom w:val="none" w:sz="0" w:space="0" w:color="auto"/>
        <w:right w:val="none" w:sz="0" w:space="0" w:color="auto"/>
      </w:divBdr>
    </w:div>
    <w:div w:id="1173497500">
      <w:bodyDiv w:val="1"/>
      <w:marLeft w:val="0"/>
      <w:marRight w:val="0"/>
      <w:marTop w:val="0"/>
      <w:marBottom w:val="0"/>
      <w:divBdr>
        <w:top w:val="none" w:sz="0" w:space="0" w:color="auto"/>
        <w:left w:val="none" w:sz="0" w:space="0" w:color="auto"/>
        <w:bottom w:val="none" w:sz="0" w:space="0" w:color="auto"/>
        <w:right w:val="none" w:sz="0" w:space="0" w:color="auto"/>
      </w:divBdr>
    </w:div>
    <w:div w:id="1184633901">
      <w:bodyDiv w:val="1"/>
      <w:marLeft w:val="0"/>
      <w:marRight w:val="0"/>
      <w:marTop w:val="0"/>
      <w:marBottom w:val="0"/>
      <w:divBdr>
        <w:top w:val="none" w:sz="0" w:space="0" w:color="auto"/>
        <w:left w:val="none" w:sz="0" w:space="0" w:color="auto"/>
        <w:bottom w:val="none" w:sz="0" w:space="0" w:color="auto"/>
        <w:right w:val="none" w:sz="0" w:space="0" w:color="auto"/>
      </w:divBdr>
    </w:div>
    <w:div w:id="1187983731">
      <w:bodyDiv w:val="1"/>
      <w:marLeft w:val="0"/>
      <w:marRight w:val="0"/>
      <w:marTop w:val="0"/>
      <w:marBottom w:val="0"/>
      <w:divBdr>
        <w:top w:val="none" w:sz="0" w:space="0" w:color="auto"/>
        <w:left w:val="none" w:sz="0" w:space="0" w:color="auto"/>
        <w:bottom w:val="none" w:sz="0" w:space="0" w:color="auto"/>
        <w:right w:val="none" w:sz="0" w:space="0" w:color="auto"/>
      </w:divBdr>
    </w:div>
    <w:div w:id="1188564288">
      <w:bodyDiv w:val="1"/>
      <w:marLeft w:val="0"/>
      <w:marRight w:val="0"/>
      <w:marTop w:val="0"/>
      <w:marBottom w:val="0"/>
      <w:divBdr>
        <w:top w:val="none" w:sz="0" w:space="0" w:color="auto"/>
        <w:left w:val="none" w:sz="0" w:space="0" w:color="auto"/>
        <w:bottom w:val="none" w:sz="0" w:space="0" w:color="auto"/>
        <w:right w:val="none" w:sz="0" w:space="0" w:color="auto"/>
      </w:divBdr>
    </w:div>
    <w:div w:id="1190223216">
      <w:bodyDiv w:val="1"/>
      <w:marLeft w:val="0"/>
      <w:marRight w:val="0"/>
      <w:marTop w:val="0"/>
      <w:marBottom w:val="0"/>
      <w:divBdr>
        <w:top w:val="none" w:sz="0" w:space="0" w:color="auto"/>
        <w:left w:val="none" w:sz="0" w:space="0" w:color="auto"/>
        <w:bottom w:val="none" w:sz="0" w:space="0" w:color="auto"/>
        <w:right w:val="none" w:sz="0" w:space="0" w:color="auto"/>
      </w:divBdr>
    </w:div>
    <w:div w:id="1190795894">
      <w:bodyDiv w:val="1"/>
      <w:marLeft w:val="0"/>
      <w:marRight w:val="0"/>
      <w:marTop w:val="0"/>
      <w:marBottom w:val="0"/>
      <w:divBdr>
        <w:top w:val="none" w:sz="0" w:space="0" w:color="auto"/>
        <w:left w:val="none" w:sz="0" w:space="0" w:color="auto"/>
        <w:bottom w:val="none" w:sz="0" w:space="0" w:color="auto"/>
        <w:right w:val="none" w:sz="0" w:space="0" w:color="auto"/>
      </w:divBdr>
    </w:div>
    <w:div w:id="1195271810">
      <w:bodyDiv w:val="1"/>
      <w:marLeft w:val="0"/>
      <w:marRight w:val="0"/>
      <w:marTop w:val="0"/>
      <w:marBottom w:val="0"/>
      <w:divBdr>
        <w:top w:val="none" w:sz="0" w:space="0" w:color="auto"/>
        <w:left w:val="none" w:sz="0" w:space="0" w:color="auto"/>
        <w:bottom w:val="none" w:sz="0" w:space="0" w:color="auto"/>
        <w:right w:val="none" w:sz="0" w:space="0" w:color="auto"/>
      </w:divBdr>
    </w:div>
    <w:div w:id="1211772413">
      <w:bodyDiv w:val="1"/>
      <w:marLeft w:val="0"/>
      <w:marRight w:val="0"/>
      <w:marTop w:val="0"/>
      <w:marBottom w:val="0"/>
      <w:divBdr>
        <w:top w:val="none" w:sz="0" w:space="0" w:color="auto"/>
        <w:left w:val="none" w:sz="0" w:space="0" w:color="auto"/>
        <w:bottom w:val="none" w:sz="0" w:space="0" w:color="auto"/>
        <w:right w:val="none" w:sz="0" w:space="0" w:color="auto"/>
      </w:divBdr>
    </w:div>
    <w:div w:id="1217280993">
      <w:bodyDiv w:val="1"/>
      <w:marLeft w:val="0"/>
      <w:marRight w:val="0"/>
      <w:marTop w:val="0"/>
      <w:marBottom w:val="0"/>
      <w:divBdr>
        <w:top w:val="none" w:sz="0" w:space="0" w:color="auto"/>
        <w:left w:val="none" w:sz="0" w:space="0" w:color="auto"/>
        <w:bottom w:val="none" w:sz="0" w:space="0" w:color="auto"/>
        <w:right w:val="none" w:sz="0" w:space="0" w:color="auto"/>
      </w:divBdr>
    </w:div>
    <w:div w:id="1223834523">
      <w:bodyDiv w:val="1"/>
      <w:marLeft w:val="0"/>
      <w:marRight w:val="0"/>
      <w:marTop w:val="0"/>
      <w:marBottom w:val="0"/>
      <w:divBdr>
        <w:top w:val="none" w:sz="0" w:space="0" w:color="auto"/>
        <w:left w:val="none" w:sz="0" w:space="0" w:color="auto"/>
        <w:bottom w:val="none" w:sz="0" w:space="0" w:color="auto"/>
        <w:right w:val="none" w:sz="0" w:space="0" w:color="auto"/>
      </w:divBdr>
    </w:div>
    <w:div w:id="1233660895">
      <w:bodyDiv w:val="1"/>
      <w:marLeft w:val="0"/>
      <w:marRight w:val="0"/>
      <w:marTop w:val="0"/>
      <w:marBottom w:val="0"/>
      <w:divBdr>
        <w:top w:val="none" w:sz="0" w:space="0" w:color="auto"/>
        <w:left w:val="none" w:sz="0" w:space="0" w:color="auto"/>
        <w:bottom w:val="none" w:sz="0" w:space="0" w:color="auto"/>
        <w:right w:val="none" w:sz="0" w:space="0" w:color="auto"/>
      </w:divBdr>
    </w:div>
    <w:div w:id="1234391778">
      <w:bodyDiv w:val="1"/>
      <w:marLeft w:val="0"/>
      <w:marRight w:val="0"/>
      <w:marTop w:val="0"/>
      <w:marBottom w:val="0"/>
      <w:divBdr>
        <w:top w:val="none" w:sz="0" w:space="0" w:color="auto"/>
        <w:left w:val="none" w:sz="0" w:space="0" w:color="auto"/>
        <w:bottom w:val="none" w:sz="0" w:space="0" w:color="auto"/>
        <w:right w:val="none" w:sz="0" w:space="0" w:color="auto"/>
      </w:divBdr>
    </w:div>
    <w:div w:id="1235890834">
      <w:bodyDiv w:val="1"/>
      <w:marLeft w:val="0"/>
      <w:marRight w:val="0"/>
      <w:marTop w:val="0"/>
      <w:marBottom w:val="0"/>
      <w:divBdr>
        <w:top w:val="none" w:sz="0" w:space="0" w:color="auto"/>
        <w:left w:val="none" w:sz="0" w:space="0" w:color="auto"/>
        <w:bottom w:val="none" w:sz="0" w:space="0" w:color="auto"/>
        <w:right w:val="none" w:sz="0" w:space="0" w:color="auto"/>
      </w:divBdr>
    </w:div>
    <w:div w:id="1236549507">
      <w:bodyDiv w:val="1"/>
      <w:marLeft w:val="0"/>
      <w:marRight w:val="0"/>
      <w:marTop w:val="0"/>
      <w:marBottom w:val="0"/>
      <w:divBdr>
        <w:top w:val="none" w:sz="0" w:space="0" w:color="auto"/>
        <w:left w:val="none" w:sz="0" w:space="0" w:color="auto"/>
        <w:bottom w:val="none" w:sz="0" w:space="0" w:color="auto"/>
        <w:right w:val="none" w:sz="0" w:space="0" w:color="auto"/>
      </w:divBdr>
    </w:div>
    <w:div w:id="1266109642">
      <w:bodyDiv w:val="1"/>
      <w:marLeft w:val="0"/>
      <w:marRight w:val="0"/>
      <w:marTop w:val="0"/>
      <w:marBottom w:val="0"/>
      <w:divBdr>
        <w:top w:val="none" w:sz="0" w:space="0" w:color="auto"/>
        <w:left w:val="none" w:sz="0" w:space="0" w:color="auto"/>
        <w:bottom w:val="none" w:sz="0" w:space="0" w:color="auto"/>
        <w:right w:val="none" w:sz="0" w:space="0" w:color="auto"/>
      </w:divBdr>
    </w:div>
    <w:div w:id="1269237354">
      <w:bodyDiv w:val="1"/>
      <w:marLeft w:val="0"/>
      <w:marRight w:val="0"/>
      <w:marTop w:val="0"/>
      <w:marBottom w:val="0"/>
      <w:divBdr>
        <w:top w:val="none" w:sz="0" w:space="0" w:color="auto"/>
        <w:left w:val="none" w:sz="0" w:space="0" w:color="auto"/>
        <w:bottom w:val="none" w:sz="0" w:space="0" w:color="auto"/>
        <w:right w:val="none" w:sz="0" w:space="0" w:color="auto"/>
      </w:divBdr>
    </w:div>
    <w:div w:id="1269703932">
      <w:bodyDiv w:val="1"/>
      <w:marLeft w:val="0"/>
      <w:marRight w:val="0"/>
      <w:marTop w:val="0"/>
      <w:marBottom w:val="0"/>
      <w:divBdr>
        <w:top w:val="none" w:sz="0" w:space="0" w:color="auto"/>
        <w:left w:val="none" w:sz="0" w:space="0" w:color="auto"/>
        <w:bottom w:val="none" w:sz="0" w:space="0" w:color="auto"/>
        <w:right w:val="none" w:sz="0" w:space="0" w:color="auto"/>
      </w:divBdr>
    </w:div>
    <w:div w:id="1282805721">
      <w:bodyDiv w:val="1"/>
      <w:marLeft w:val="0"/>
      <w:marRight w:val="0"/>
      <w:marTop w:val="0"/>
      <w:marBottom w:val="0"/>
      <w:divBdr>
        <w:top w:val="none" w:sz="0" w:space="0" w:color="auto"/>
        <w:left w:val="none" w:sz="0" w:space="0" w:color="auto"/>
        <w:bottom w:val="none" w:sz="0" w:space="0" w:color="auto"/>
        <w:right w:val="none" w:sz="0" w:space="0" w:color="auto"/>
      </w:divBdr>
    </w:div>
    <w:div w:id="1286037493">
      <w:bodyDiv w:val="1"/>
      <w:marLeft w:val="0"/>
      <w:marRight w:val="0"/>
      <w:marTop w:val="0"/>
      <w:marBottom w:val="0"/>
      <w:divBdr>
        <w:top w:val="none" w:sz="0" w:space="0" w:color="auto"/>
        <w:left w:val="none" w:sz="0" w:space="0" w:color="auto"/>
        <w:bottom w:val="none" w:sz="0" w:space="0" w:color="auto"/>
        <w:right w:val="none" w:sz="0" w:space="0" w:color="auto"/>
      </w:divBdr>
    </w:div>
    <w:div w:id="1296443958">
      <w:bodyDiv w:val="1"/>
      <w:marLeft w:val="0"/>
      <w:marRight w:val="0"/>
      <w:marTop w:val="0"/>
      <w:marBottom w:val="0"/>
      <w:divBdr>
        <w:top w:val="none" w:sz="0" w:space="0" w:color="auto"/>
        <w:left w:val="none" w:sz="0" w:space="0" w:color="auto"/>
        <w:bottom w:val="none" w:sz="0" w:space="0" w:color="auto"/>
        <w:right w:val="none" w:sz="0" w:space="0" w:color="auto"/>
      </w:divBdr>
    </w:div>
    <w:div w:id="1311137006">
      <w:bodyDiv w:val="1"/>
      <w:marLeft w:val="0"/>
      <w:marRight w:val="0"/>
      <w:marTop w:val="0"/>
      <w:marBottom w:val="0"/>
      <w:divBdr>
        <w:top w:val="none" w:sz="0" w:space="0" w:color="auto"/>
        <w:left w:val="none" w:sz="0" w:space="0" w:color="auto"/>
        <w:bottom w:val="none" w:sz="0" w:space="0" w:color="auto"/>
        <w:right w:val="none" w:sz="0" w:space="0" w:color="auto"/>
      </w:divBdr>
    </w:div>
    <w:div w:id="1314456260">
      <w:bodyDiv w:val="1"/>
      <w:marLeft w:val="0"/>
      <w:marRight w:val="0"/>
      <w:marTop w:val="0"/>
      <w:marBottom w:val="0"/>
      <w:divBdr>
        <w:top w:val="none" w:sz="0" w:space="0" w:color="auto"/>
        <w:left w:val="none" w:sz="0" w:space="0" w:color="auto"/>
        <w:bottom w:val="none" w:sz="0" w:space="0" w:color="auto"/>
        <w:right w:val="none" w:sz="0" w:space="0" w:color="auto"/>
      </w:divBdr>
    </w:div>
    <w:div w:id="1316297685">
      <w:bodyDiv w:val="1"/>
      <w:marLeft w:val="0"/>
      <w:marRight w:val="0"/>
      <w:marTop w:val="0"/>
      <w:marBottom w:val="0"/>
      <w:divBdr>
        <w:top w:val="none" w:sz="0" w:space="0" w:color="auto"/>
        <w:left w:val="none" w:sz="0" w:space="0" w:color="auto"/>
        <w:bottom w:val="none" w:sz="0" w:space="0" w:color="auto"/>
        <w:right w:val="none" w:sz="0" w:space="0" w:color="auto"/>
      </w:divBdr>
    </w:div>
    <w:div w:id="1321696742">
      <w:bodyDiv w:val="1"/>
      <w:marLeft w:val="0"/>
      <w:marRight w:val="0"/>
      <w:marTop w:val="0"/>
      <w:marBottom w:val="0"/>
      <w:divBdr>
        <w:top w:val="none" w:sz="0" w:space="0" w:color="auto"/>
        <w:left w:val="none" w:sz="0" w:space="0" w:color="auto"/>
        <w:bottom w:val="none" w:sz="0" w:space="0" w:color="auto"/>
        <w:right w:val="none" w:sz="0" w:space="0" w:color="auto"/>
      </w:divBdr>
    </w:div>
    <w:div w:id="1332827470">
      <w:bodyDiv w:val="1"/>
      <w:marLeft w:val="0"/>
      <w:marRight w:val="0"/>
      <w:marTop w:val="0"/>
      <w:marBottom w:val="0"/>
      <w:divBdr>
        <w:top w:val="none" w:sz="0" w:space="0" w:color="auto"/>
        <w:left w:val="none" w:sz="0" w:space="0" w:color="auto"/>
        <w:bottom w:val="none" w:sz="0" w:space="0" w:color="auto"/>
        <w:right w:val="none" w:sz="0" w:space="0" w:color="auto"/>
      </w:divBdr>
    </w:div>
    <w:div w:id="1337226827">
      <w:bodyDiv w:val="1"/>
      <w:marLeft w:val="0"/>
      <w:marRight w:val="0"/>
      <w:marTop w:val="0"/>
      <w:marBottom w:val="0"/>
      <w:divBdr>
        <w:top w:val="none" w:sz="0" w:space="0" w:color="auto"/>
        <w:left w:val="none" w:sz="0" w:space="0" w:color="auto"/>
        <w:bottom w:val="none" w:sz="0" w:space="0" w:color="auto"/>
        <w:right w:val="none" w:sz="0" w:space="0" w:color="auto"/>
      </w:divBdr>
    </w:div>
    <w:div w:id="1339697164">
      <w:bodyDiv w:val="1"/>
      <w:marLeft w:val="0"/>
      <w:marRight w:val="0"/>
      <w:marTop w:val="0"/>
      <w:marBottom w:val="0"/>
      <w:divBdr>
        <w:top w:val="none" w:sz="0" w:space="0" w:color="auto"/>
        <w:left w:val="none" w:sz="0" w:space="0" w:color="auto"/>
        <w:bottom w:val="none" w:sz="0" w:space="0" w:color="auto"/>
        <w:right w:val="none" w:sz="0" w:space="0" w:color="auto"/>
      </w:divBdr>
    </w:div>
    <w:div w:id="1345789672">
      <w:bodyDiv w:val="1"/>
      <w:marLeft w:val="0"/>
      <w:marRight w:val="0"/>
      <w:marTop w:val="0"/>
      <w:marBottom w:val="0"/>
      <w:divBdr>
        <w:top w:val="none" w:sz="0" w:space="0" w:color="auto"/>
        <w:left w:val="none" w:sz="0" w:space="0" w:color="auto"/>
        <w:bottom w:val="none" w:sz="0" w:space="0" w:color="auto"/>
        <w:right w:val="none" w:sz="0" w:space="0" w:color="auto"/>
      </w:divBdr>
    </w:div>
    <w:div w:id="1349332128">
      <w:bodyDiv w:val="1"/>
      <w:marLeft w:val="0"/>
      <w:marRight w:val="0"/>
      <w:marTop w:val="0"/>
      <w:marBottom w:val="0"/>
      <w:divBdr>
        <w:top w:val="none" w:sz="0" w:space="0" w:color="auto"/>
        <w:left w:val="none" w:sz="0" w:space="0" w:color="auto"/>
        <w:bottom w:val="none" w:sz="0" w:space="0" w:color="auto"/>
        <w:right w:val="none" w:sz="0" w:space="0" w:color="auto"/>
      </w:divBdr>
    </w:div>
    <w:div w:id="1350449616">
      <w:bodyDiv w:val="1"/>
      <w:marLeft w:val="0"/>
      <w:marRight w:val="0"/>
      <w:marTop w:val="0"/>
      <w:marBottom w:val="0"/>
      <w:divBdr>
        <w:top w:val="none" w:sz="0" w:space="0" w:color="auto"/>
        <w:left w:val="none" w:sz="0" w:space="0" w:color="auto"/>
        <w:bottom w:val="none" w:sz="0" w:space="0" w:color="auto"/>
        <w:right w:val="none" w:sz="0" w:space="0" w:color="auto"/>
      </w:divBdr>
    </w:div>
    <w:div w:id="1378117664">
      <w:bodyDiv w:val="1"/>
      <w:marLeft w:val="0"/>
      <w:marRight w:val="0"/>
      <w:marTop w:val="0"/>
      <w:marBottom w:val="0"/>
      <w:divBdr>
        <w:top w:val="none" w:sz="0" w:space="0" w:color="auto"/>
        <w:left w:val="none" w:sz="0" w:space="0" w:color="auto"/>
        <w:bottom w:val="none" w:sz="0" w:space="0" w:color="auto"/>
        <w:right w:val="none" w:sz="0" w:space="0" w:color="auto"/>
      </w:divBdr>
    </w:div>
    <w:div w:id="1390154922">
      <w:bodyDiv w:val="1"/>
      <w:marLeft w:val="0"/>
      <w:marRight w:val="0"/>
      <w:marTop w:val="0"/>
      <w:marBottom w:val="0"/>
      <w:divBdr>
        <w:top w:val="none" w:sz="0" w:space="0" w:color="auto"/>
        <w:left w:val="none" w:sz="0" w:space="0" w:color="auto"/>
        <w:bottom w:val="none" w:sz="0" w:space="0" w:color="auto"/>
        <w:right w:val="none" w:sz="0" w:space="0" w:color="auto"/>
      </w:divBdr>
    </w:div>
    <w:div w:id="1392382473">
      <w:bodyDiv w:val="1"/>
      <w:marLeft w:val="0"/>
      <w:marRight w:val="0"/>
      <w:marTop w:val="0"/>
      <w:marBottom w:val="0"/>
      <w:divBdr>
        <w:top w:val="none" w:sz="0" w:space="0" w:color="auto"/>
        <w:left w:val="none" w:sz="0" w:space="0" w:color="auto"/>
        <w:bottom w:val="none" w:sz="0" w:space="0" w:color="auto"/>
        <w:right w:val="none" w:sz="0" w:space="0" w:color="auto"/>
      </w:divBdr>
    </w:div>
    <w:div w:id="1394620489">
      <w:bodyDiv w:val="1"/>
      <w:marLeft w:val="0"/>
      <w:marRight w:val="0"/>
      <w:marTop w:val="0"/>
      <w:marBottom w:val="0"/>
      <w:divBdr>
        <w:top w:val="none" w:sz="0" w:space="0" w:color="auto"/>
        <w:left w:val="none" w:sz="0" w:space="0" w:color="auto"/>
        <w:bottom w:val="none" w:sz="0" w:space="0" w:color="auto"/>
        <w:right w:val="none" w:sz="0" w:space="0" w:color="auto"/>
      </w:divBdr>
    </w:div>
    <w:div w:id="1399287700">
      <w:bodyDiv w:val="1"/>
      <w:marLeft w:val="0"/>
      <w:marRight w:val="0"/>
      <w:marTop w:val="0"/>
      <w:marBottom w:val="0"/>
      <w:divBdr>
        <w:top w:val="none" w:sz="0" w:space="0" w:color="auto"/>
        <w:left w:val="none" w:sz="0" w:space="0" w:color="auto"/>
        <w:bottom w:val="none" w:sz="0" w:space="0" w:color="auto"/>
        <w:right w:val="none" w:sz="0" w:space="0" w:color="auto"/>
      </w:divBdr>
    </w:div>
    <w:div w:id="1411537102">
      <w:bodyDiv w:val="1"/>
      <w:marLeft w:val="0"/>
      <w:marRight w:val="0"/>
      <w:marTop w:val="0"/>
      <w:marBottom w:val="0"/>
      <w:divBdr>
        <w:top w:val="none" w:sz="0" w:space="0" w:color="auto"/>
        <w:left w:val="none" w:sz="0" w:space="0" w:color="auto"/>
        <w:bottom w:val="none" w:sz="0" w:space="0" w:color="auto"/>
        <w:right w:val="none" w:sz="0" w:space="0" w:color="auto"/>
      </w:divBdr>
    </w:div>
    <w:div w:id="1420327834">
      <w:bodyDiv w:val="1"/>
      <w:marLeft w:val="0"/>
      <w:marRight w:val="0"/>
      <w:marTop w:val="0"/>
      <w:marBottom w:val="0"/>
      <w:divBdr>
        <w:top w:val="none" w:sz="0" w:space="0" w:color="auto"/>
        <w:left w:val="none" w:sz="0" w:space="0" w:color="auto"/>
        <w:bottom w:val="none" w:sz="0" w:space="0" w:color="auto"/>
        <w:right w:val="none" w:sz="0" w:space="0" w:color="auto"/>
      </w:divBdr>
    </w:div>
    <w:div w:id="1421491457">
      <w:bodyDiv w:val="1"/>
      <w:marLeft w:val="0"/>
      <w:marRight w:val="0"/>
      <w:marTop w:val="0"/>
      <w:marBottom w:val="0"/>
      <w:divBdr>
        <w:top w:val="none" w:sz="0" w:space="0" w:color="auto"/>
        <w:left w:val="none" w:sz="0" w:space="0" w:color="auto"/>
        <w:bottom w:val="none" w:sz="0" w:space="0" w:color="auto"/>
        <w:right w:val="none" w:sz="0" w:space="0" w:color="auto"/>
      </w:divBdr>
    </w:div>
    <w:div w:id="1427847139">
      <w:bodyDiv w:val="1"/>
      <w:marLeft w:val="0"/>
      <w:marRight w:val="0"/>
      <w:marTop w:val="0"/>
      <w:marBottom w:val="0"/>
      <w:divBdr>
        <w:top w:val="none" w:sz="0" w:space="0" w:color="auto"/>
        <w:left w:val="none" w:sz="0" w:space="0" w:color="auto"/>
        <w:bottom w:val="none" w:sz="0" w:space="0" w:color="auto"/>
        <w:right w:val="none" w:sz="0" w:space="0" w:color="auto"/>
      </w:divBdr>
    </w:div>
    <w:div w:id="1432314008">
      <w:bodyDiv w:val="1"/>
      <w:marLeft w:val="0"/>
      <w:marRight w:val="0"/>
      <w:marTop w:val="0"/>
      <w:marBottom w:val="0"/>
      <w:divBdr>
        <w:top w:val="none" w:sz="0" w:space="0" w:color="auto"/>
        <w:left w:val="none" w:sz="0" w:space="0" w:color="auto"/>
        <w:bottom w:val="none" w:sz="0" w:space="0" w:color="auto"/>
        <w:right w:val="none" w:sz="0" w:space="0" w:color="auto"/>
      </w:divBdr>
    </w:div>
    <w:div w:id="1436440931">
      <w:bodyDiv w:val="1"/>
      <w:marLeft w:val="0"/>
      <w:marRight w:val="0"/>
      <w:marTop w:val="0"/>
      <w:marBottom w:val="0"/>
      <w:divBdr>
        <w:top w:val="none" w:sz="0" w:space="0" w:color="auto"/>
        <w:left w:val="none" w:sz="0" w:space="0" w:color="auto"/>
        <w:bottom w:val="none" w:sz="0" w:space="0" w:color="auto"/>
        <w:right w:val="none" w:sz="0" w:space="0" w:color="auto"/>
      </w:divBdr>
    </w:div>
    <w:div w:id="1449158067">
      <w:bodyDiv w:val="1"/>
      <w:marLeft w:val="0"/>
      <w:marRight w:val="0"/>
      <w:marTop w:val="0"/>
      <w:marBottom w:val="0"/>
      <w:divBdr>
        <w:top w:val="none" w:sz="0" w:space="0" w:color="auto"/>
        <w:left w:val="none" w:sz="0" w:space="0" w:color="auto"/>
        <w:bottom w:val="none" w:sz="0" w:space="0" w:color="auto"/>
        <w:right w:val="none" w:sz="0" w:space="0" w:color="auto"/>
      </w:divBdr>
    </w:div>
    <w:div w:id="1450778441">
      <w:bodyDiv w:val="1"/>
      <w:marLeft w:val="0"/>
      <w:marRight w:val="0"/>
      <w:marTop w:val="0"/>
      <w:marBottom w:val="0"/>
      <w:divBdr>
        <w:top w:val="none" w:sz="0" w:space="0" w:color="auto"/>
        <w:left w:val="none" w:sz="0" w:space="0" w:color="auto"/>
        <w:bottom w:val="none" w:sz="0" w:space="0" w:color="auto"/>
        <w:right w:val="none" w:sz="0" w:space="0" w:color="auto"/>
      </w:divBdr>
    </w:div>
    <w:div w:id="1454398802">
      <w:bodyDiv w:val="1"/>
      <w:marLeft w:val="0"/>
      <w:marRight w:val="0"/>
      <w:marTop w:val="0"/>
      <w:marBottom w:val="0"/>
      <w:divBdr>
        <w:top w:val="none" w:sz="0" w:space="0" w:color="auto"/>
        <w:left w:val="none" w:sz="0" w:space="0" w:color="auto"/>
        <w:bottom w:val="none" w:sz="0" w:space="0" w:color="auto"/>
        <w:right w:val="none" w:sz="0" w:space="0" w:color="auto"/>
      </w:divBdr>
    </w:div>
    <w:div w:id="1458378314">
      <w:bodyDiv w:val="1"/>
      <w:marLeft w:val="0"/>
      <w:marRight w:val="0"/>
      <w:marTop w:val="0"/>
      <w:marBottom w:val="0"/>
      <w:divBdr>
        <w:top w:val="none" w:sz="0" w:space="0" w:color="auto"/>
        <w:left w:val="none" w:sz="0" w:space="0" w:color="auto"/>
        <w:bottom w:val="none" w:sz="0" w:space="0" w:color="auto"/>
        <w:right w:val="none" w:sz="0" w:space="0" w:color="auto"/>
      </w:divBdr>
    </w:div>
    <w:div w:id="1461219372">
      <w:bodyDiv w:val="1"/>
      <w:marLeft w:val="0"/>
      <w:marRight w:val="0"/>
      <w:marTop w:val="0"/>
      <w:marBottom w:val="0"/>
      <w:divBdr>
        <w:top w:val="none" w:sz="0" w:space="0" w:color="auto"/>
        <w:left w:val="none" w:sz="0" w:space="0" w:color="auto"/>
        <w:bottom w:val="none" w:sz="0" w:space="0" w:color="auto"/>
        <w:right w:val="none" w:sz="0" w:space="0" w:color="auto"/>
      </w:divBdr>
    </w:div>
    <w:div w:id="1465927658">
      <w:bodyDiv w:val="1"/>
      <w:marLeft w:val="0"/>
      <w:marRight w:val="0"/>
      <w:marTop w:val="0"/>
      <w:marBottom w:val="0"/>
      <w:divBdr>
        <w:top w:val="none" w:sz="0" w:space="0" w:color="auto"/>
        <w:left w:val="none" w:sz="0" w:space="0" w:color="auto"/>
        <w:bottom w:val="none" w:sz="0" w:space="0" w:color="auto"/>
        <w:right w:val="none" w:sz="0" w:space="0" w:color="auto"/>
      </w:divBdr>
    </w:div>
    <w:div w:id="1507939655">
      <w:bodyDiv w:val="1"/>
      <w:marLeft w:val="0"/>
      <w:marRight w:val="0"/>
      <w:marTop w:val="0"/>
      <w:marBottom w:val="0"/>
      <w:divBdr>
        <w:top w:val="none" w:sz="0" w:space="0" w:color="auto"/>
        <w:left w:val="none" w:sz="0" w:space="0" w:color="auto"/>
        <w:bottom w:val="none" w:sz="0" w:space="0" w:color="auto"/>
        <w:right w:val="none" w:sz="0" w:space="0" w:color="auto"/>
      </w:divBdr>
    </w:div>
    <w:div w:id="1508709281">
      <w:bodyDiv w:val="1"/>
      <w:marLeft w:val="0"/>
      <w:marRight w:val="0"/>
      <w:marTop w:val="0"/>
      <w:marBottom w:val="0"/>
      <w:divBdr>
        <w:top w:val="none" w:sz="0" w:space="0" w:color="auto"/>
        <w:left w:val="none" w:sz="0" w:space="0" w:color="auto"/>
        <w:bottom w:val="none" w:sz="0" w:space="0" w:color="auto"/>
        <w:right w:val="none" w:sz="0" w:space="0" w:color="auto"/>
      </w:divBdr>
    </w:div>
    <w:div w:id="1508788623">
      <w:bodyDiv w:val="1"/>
      <w:marLeft w:val="0"/>
      <w:marRight w:val="0"/>
      <w:marTop w:val="0"/>
      <w:marBottom w:val="0"/>
      <w:divBdr>
        <w:top w:val="none" w:sz="0" w:space="0" w:color="auto"/>
        <w:left w:val="none" w:sz="0" w:space="0" w:color="auto"/>
        <w:bottom w:val="none" w:sz="0" w:space="0" w:color="auto"/>
        <w:right w:val="none" w:sz="0" w:space="0" w:color="auto"/>
      </w:divBdr>
    </w:div>
    <w:div w:id="1516962613">
      <w:bodyDiv w:val="1"/>
      <w:marLeft w:val="0"/>
      <w:marRight w:val="0"/>
      <w:marTop w:val="0"/>
      <w:marBottom w:val="0"/>
      <w:divBdr>
        <w:top w:val="none" w:sz="0" w:space="0" w:color="auto"/>
        <w:left w:val="none" w:sz="0" w:space="0" w:color="auto"/>
        <w:bottom w:val="none" w:sz="0" w:space="0" w:color="auto"/>
        <w:right w:val="none" w:sz="0" w:space="0" w:color="auto"/>
      </w:divBdr>
    </w:div>
    <w:div w:id="1539394549">
      <w:bodyDiv w:val="1"/>
      <w:marLeft w:val="0"/>
      <w:marRight w:val="0"/>
      <w:marTop w:val="0"/>
      <w:marBottom w:val="0"/>
      <w:divBdr>
        <w:top w:val="none" w:sz="0" w:space="0" w:color="auto"/>
        <w:left w:val="none" w:sz="0" w:space="0" w:color="auto"/>
        <w:bottom w:val="none" w:sz="0" w:space="0" w:color="auto"/>
        <w:right w:val="none" w:sz="0" w:space="0" w:color="auto"/>
      </w:divBdr>
    </w:div>
    <w:div w:id="1545601247">
      <w:bodyDiv w:val="1"/>
      <w:marLeft w:val="0"/>
      <w:marRight w:val="0"/>
      <w:marTop w:val="0"/>
      <w:marBottom w:val="0"/>
      <w:divBdr>
        <w:top w:val="none" w:sz="0" w:space="0" w:color="auto"/>
        <w:left w:val="none" w:sz="0" w:space="0" w:color="auto"/>
        <w:bottom w:val="none" w:sz="0" w:space="0" w:color="auto"/>
        <w:right w:val="none" w:sz="0" w:space="0" w:color="auto"/>
      </w:divBdr>
    </w:div>
    <w:div w:id="1545824909">
      <w:bodyDiv w:val="1"/>
      <w:marLeft w:val="0"/>
      <w:marRight w:val="0"/>
      <w:marTop w:val="0"/>
      <w:marBottom w:val="0"/>
      <w:divBdr>
        <w:top w:val="none" w:sz="0" w:space="0" w:color="auto"/>
        <w:left w:val="none" w:sz="0" w:space="0" w:color="auto"/>
        <w:bottom w:val="none" w:sz="0" w:space="0" w:color="auto"/>
        <w:right w:val="none" w:sz="0" w:space="0" w:color="auto"/>
      </w:divBdr>
    </w:div>
    <w:div w:id="1558935705">
      <w:bodyDiv w:val="1"/>
      <w:marLeft w:val="0"/>
      <w:marRight w:val="0"/>
      <w:marTop w:val="0"/>
      <w:marBottom w:val="0"/>
      <w:divBdr>
        <w:top w:val="none" w:sz="0" w:space="0" w:color="auto"/>
        <w:left w:val="none" w:sz="0" w:space="0" w:color="auto"/>
        <w:bottom w:val="none" w:sz="0" w:space="0" w:color="auto"/>
        <w:right w:val="none" w:sz="0" w:space="0" w:color="auto"/>
      </w:divBdr>
    </w:div>
    <w:div w:id="1576040875">
      <w:bodyDiv w:val="1"/>
      <w:marLeft w:val="0"/>
      <w:marRight w:val="0"/>
      <w:marTop w:val="0"/>
      <w:marBottom w:val="0"/>
      <w:divBdr>
        <w:top w:val="none" w:sz="0" w:space="0" w:color="auto"/>
        <w:left w:val="none" w:sz="0" w:space="0" w:color="auto"/>
        <w:bottom w:val="none" w:sz="0" w:space="0" w:color="auto"/>
        <w:right w:val="none" w:sz="0" w:space="0" w:color="auto"/>
      </w:divBdr>
    </w:div>
    <w:div w:id="1577014300">
      <w:bodyDiv w:val="1"/>
      <w:marLeft w:val="0"/>
      <w:marRight w:val="0"/>
      <w:marTop w:val="0"/>
      <w:marBottom w:val="0"/>
      <w:divBdr>
        <w:top w:val="none" w:sz="0" w:space="0" w:color="auto"/>
        <w:left w:val="none" w:sz="0" w:space="0" w:color="auto"/>
        <w:bottom w:val="none" w:sz="0" w:space="0" w:color="auto"/>
        <w:right w:val="none" w:sz="0" w:space="0" w:color="auto"/>
      </w:divBdr>
    </w:div>
    <w:div w:id="1577085145">
      <w:bodyDiv w:val="1"/>
      <w:marLeft w:val="0"/>
      <w:marRight w:val="0"/>
      <w:marTop w:val="0"/>
      <w:marBottom w:val="0"/>
      <w:divBdr>
        <w:top w:val="none" w:sz="0" w:space="0" w:color="auto"/>
        <w:left w:val="none" w:sz="0" w:space="0" w:color="auto"/>
        <w:bottom w:val="none" w:sz="0" w:space="0" w:color="auto"/>
        <w:right w:val="none" w:sz="0" w:space="0" w:color="auto"/>
      </w:divBdr>
    </w:div>
    <w:div w:id="1596400744">
      <w:bodyDiv w:val="1"/>
      <w:marLeft w:val="0"/>
      <w:marRight w:val="0"/>
      <w:marTop w:val="0"/>
      <w:marBottom w:val="0"/>
      <w:divBdr>
        <w:top w:val="none" w:sz="0" w:space="0" w:color="auto"/>
        <w:left w:val="none" w:sz="0" w:space="0" w:color="auto"/>
        <w:bottom w:val="none" w:sz="0" w:space="0" w:color="auto"/>
        <w:right w:val="none" w:sz="0" w:space="0" w:color="auto"/>
      </w:divBdr>
    </w:div>
    <w:div w:id="1610503789">
      <w:bodyDiv w:val="1"/>
      <w:marLeft w:val="0"/>
      <w:marRight w:val="0"/>
      <w:marTop w:val="0"/>
      <w:marBottom w:val="0"/>
      <w:divBdr>
        <w:top w:val="none" w:sz="0" w:space="0" w:color="auto"/>
        <w:left w:val="none" w:sz="0" w:space="0" w:color="auto"/>
        <w:bottom w:val="none" w:sz="0" w:space="0" w:color="auto"/>
        <w:right w:val="none" w:sz="0" w:space="0" w:color="auto"/>
      </w:divBdr>
    </w:div>
    <w:div w:id="1611013581">
      <w:bodyDiv w:val="1"/>
      <w:marLeft w:val="0"/>
      <w:marRight w:val="0"/>
      <w:marTop w:val="0"/>
      <w:marBottom w:val="0"/>
      <w:divBdr>
        <w:top w:val="none" w:sz="0" w:space="0" w:color="auto"/>
        <w:left w:val="none" w:sz="0" w:space="0" w:color="auto"/>
        <w:bottom w:val="none" w:sz="0" w:space="0" w:color="auto"/>
        <w:right w:val="none" w:sz="0" w:space="0" w:color="auto"/>
      </w:divBdr>
    </w:div>
    <w:div w:id="1611890005">
      <w:bodyDiv w:val="1"/>
      <w:marLeft w:val="0"/>
      <w:marRight w:val="0"/>
      <w:marTop w:val="0"/>
      <w:marBottom w:val="0"/>
      <w:divBdr>
        <w:top w:val="none" w:sz="0" w:space="0" w:color="auto"/>
        <w:left w:val="none" w:sz="0" w:space="0" w:color="auto"/>
        <w:bottom w:val="none" w:sz="0" w:space="0" w:color="auto"/>
        <w:right w:val="none" w:sz="0" w:space="0" w:color="auto"/>
      </w:divBdr>
    </w:div>
    <w:div w:id="1612008987">
      <w:bodyDiv w:val="1"/>
      <w:marLeft w:val="0"/>
      <w:marRight w:val="0"/>
      <w:marTop w:val="0"/>
      <w:marBottom w:val="0"/>
      <w:divBdr>
        <w:top w:val="none" w:sz="0" w:space="0" w:color="auto"/>
        <w:left w:val="none" w:sz="0" w:space="0" w:color="auto"/>
        <w:bottom w:val="none" w:sz="0" w:space="0" w:color="auto"/>
        <w:right w:val="none" w:sz="0" w:space="0" w:color="auto"/>
      </w:divBdr>
    </w:div>
    <w:div w:id="1612393497">
      <w:bodyDiv w:val="1"/>
      <w:marLeft w:val="0"/>
      <w:marRight w:val="0"/>
      <w:marTop w:val="0"/>
      <w:marBottom w:val="0"/>
      <w:divBdr>
        <w:top w:val="none" w:sz="0" w:space="0" w:color="auto"/>
        <w:left w:val="none" w:sz="0" w:space="0" w:color="auto"/>
        <w:bottom w:val="none" w:sz="0" w:space="0" w:color="auto"/>
        <w:right w:val="none" w:sz="0" w:space="0" w:color="auto"/>
      </w:divBdr>
    </w:div>
    <w:div w:id="1641569451">
      <w:bodyDiv w:val="1"/>
      <w:marLeft w:val="0"/>
      <w:marRight w:val="0"/>
      <w:marTop w:val="0"/>
      <w:marBottom w:val="0"/>
      <w:divBdr>
        <w:top w:val="none" w:sz="0" w:space="0" w:color="auto"/>
        <w:left w:val="none" w:sz="0" w:space="0" w:color="auto"/>
        <w:bottom w:val="none" w:sz="0" w:space="0" w:color="auto"/>
        <w:right w:val="none" w:sz="0" w:space="0" w:color="auto"/>
      </w:divBdr>
      <w:divsChild>
        <w:div w:id="426387951">
          <w:marLeft w:val="0"/>
          <w:marRight w:val="0"/>
          <w:marTop w:val="0"/>
          <w:marBottom w:val="0"/>
          <w:divBdr>
            <w:top w:val="none" w:sz="0" w:space="0" w:color="auto"/>
            <w:left w:val="none" w:sz="0" w:space="0" w:color="auto"/>
            <w:bottom w:val="none" w:sz="0" w:space="0" w:color="auto"/>
            <w:right w:val="none" w:sz="0" w:space="0" w:color="auto"/>
          </w:divBdr>
        </w:div>
      </w:divsChild>
    </w:div>
    <w:div w:id="1650590753">
      <w:bodyDiv w:val="1"/>
      <w:marLeft w:val="0"/>
      <w:marRight w:val="0"/>
      <w:marTop w:val="0"/>
      <w:marBottom w:val="0"/>
      <w:divBdr>
        <w:top w:val="none" w:sz="0" w:space="0" w:color="auto"/>
        <w:left w:val="none" w:sz="0" w:space="0" w:color="auto"/>
        <w:bottom w:val="none" w:sz="0" w:space="0" w:color="auto"/>
        <w:right w:val="none" w:sz="0" w:space="0" w:color="auto"/>
      </w:divBdr>
    </w:div>
    <w:div w:id="1650592427">
      <w:bodyDiv w:val="1"/>
      <w:marLeft w:val="0"/>
      <w:marRight w:val="0"/>
      <w:marTop w:val="0"/>
      <w:marBottom w:val="0"/>
      <w:divBdr>
        <w:top w:val="none" w:sz="0" w:space="0" w:color="auto"/>
        <w:left w:val="none" w:sz="0" w:space="0" w:color="auto"/>
        <w:bottom w:val="none" w:sz="0" w:space="0" w:color="auto"/>
        <w:right w:val="none" w:sz="0" w:space="0" w:color="auto"/>
      </w:divBdr>
    </w:div>
    <w:div w:id="1654601363">
      <w:bodyDiv w:val="1"/>
      <w:marLeft w:val="0"/>
      <w:marRight w:val="0"/>
      <w:marTop w:val="0"/>
      <w:marBottom w:val="0"/>
      <w:divBdr>
        <w:top w:val="none" w:sz="0" w:space="0" w:color="auto"/>
        <w:left w:val="none" w:sz="0" w:space="0" w:color="auto"/>
        <w:bottom w:val="none" w:sz="0" w:space="0" w:color="auto"/>
        <w:right w:val="none" w:sz="0" w:space="0" w:color="auto"/>
      </w:divBdr>
    </w:div>
    <w:div w:id="1657413423">
      <w:bodyDiv w:val="1"/>
      <w:marLeft w:val="0"/>
      <w:marRight w:val="0"/>
      <w:marTop w:val="0"/>
      <w:marBottom w:val="0"/>
      <w:divBdr>
        <w:top w:val="none" w:sz="0" w:space="0" w:color="auto"/>
        <w:left w:val="none" w:sz="0" w:space="0" w:color="auto"/>
        <w:bottom w:val="none" w:sz="0" w:space="0" w:color="auto"/>
        <w:right w:val="none" w:sz="0" w:space="0" w:color="auto"/>
      </w:divBdr>
    </w:div>
    <w:div w:id="1665668364">
      <w:bodyDiv w:val="1"/>
      <w:marLeft w:val="0"/>
      <w:marRight w:val="0"/>
      <w:marTop w:val="0"/>
      <w:marBottom w:val="0"/>
      <w:divBdr>
        <w:top w:val="none" w:sz="0" w:space="0" w:color="auto"/>
        <w:left w:val="none" w:sz="0" w:space="0" w:color="auto"/>
        <w:bottom w:val="none" w:sz="0" w:space="0" w:color="auto"/>
        <w:right w:val="none" w:sz="0" w:space="0" w:color="auto"/>
      </w:divBdr>
    </w:div>
    <w:div w:id="1671322983">
      <w:bodyDiv w:val="1"/>
      <w:marLeft w:val="0"/>
      <w:marRight w:val="0"/>
      <w:marTop w:val="0"/>
      <w:marBottom w:val="0"/>
      <w:divBdr>
        <w:top w:val="none" w:sz="0" w:space="0" w:color="auto"/>
        <w:left w:val="none" w:sz="0" w:space="0" w:color="auto"/>
        <w:bottom w:val="none" w:sz="0" w:space="0" w:color="auto"/>
        <w:right w:val="none" w:sz="0" w:space="0" w:color="auto"/>
      </w:divBdr>
    </w:div>
    <w:div w:id="1672104233">
      <w:bodyDiv w:val="1"/>
      <w:marLeft w:val="0"/>
      <w:marRight w:val="0"/>
      <w:marTop w:val="0"/>
      <w:marBottom w:val="0"/>
      <w:divBdr>
        <w:top w:val="none" w:sz="0" w:space="0" w:color="auto"/>
        <w:left w:val="none" w:sz="0" w:space="0" w:color="auto"/>
        <w:bottom w:val="none" w:sz="0" w:space="0" w:color="auto"/>
        <w:right w:val="none" w:sz="0" w:space="0" w:color="auto"/>
      </w:divBdr>
    </w:div>
    <w:div w:id="1679767457">
      <w:bodyDiv w:val="1"/>
      <w:marLeft w:val="0"/>
      <w:marRight w:val="0"/>
      <w:marTop w:val="0"/>
      <w:marBottom w:val="0"/>
      <w:divBdr>
        <w:top w:val="none" w:sz="0" w:space="0" w:color="auto"/>
        <w:left w:val="none" w:sz="0" w:space="0" w:color="auto"/>
        <w:bottom w:val="none" w:sz="0" w:space="0" w:color="auto"/>
        <w:right w:val="none" w:sz="0" w:space="0" w:color="auto"/>
      </w:divBdr>
    </w:div>
    <w:div w:id="1693803922">
      <w:bodyDiv w:val="1"/>
      <w:marLeft w:val="0"/>
      <w:marRight w:val="0"/>
      <w:marTop w:val="0"/>
      <w:marBottom w:val="0"/>
      <w:divBdr>
        <w:top w:val="none" w:sz="0" w:space="0" w:color="auto"/>
        <w:left w:val="none" w:sz="0" w:space="0" w:color="auto"/>
        <w:bottom w:val="none" w:sz="0" w:space="0" w:color="auto"/>
        <w:right w:val="none" w:sz="0" w:space="0" w:color="auto"/>
      </w:divBdr>
    </w:div>
    <w:div w:id="1697465183">
      <w:bodyDiv w:val="1"/>
      <w:marLeft w:val="0"/>
      <w:marRight w:val="0"/>
      <w:marTop w:val="0"/>
      <w:marBottom w:val="0"/>
      <w:divBdr>
        <w:top w:val="none" w:sz="0" w:space="0" w:color="auto"/>
        <w:left w:val="none" w:sz="0" w:space="0" w:color="auto"/>
        <w:bottom w:val="none" w:sz="0" w:space="0" w:color="auto"/>
        <w:right w:val="none" w:sz="0" w:space="0" w:color="auto"/>
      </w:divBdr>
    </w:div>
    <w:div w:id="1697734936">
      <w:bodyDiv w:val="1"/>
      <w:marLeft w:val="0"/>
      <w:marRight w:val="0"/>
      <w:marTop w:val="0"/>
      <w:marBottom w:val="0"/>
      <w:divBdr>
        <w:top w:val="none" w:sz="0" w:space="0" w:color="auto"/>
        <w:left w:val="none" w:sz="0" w:space="0" w:color="auto"/>
        <w:bottom w:val="none" w:sz="0" w:space="0" w:color="auto"/>
        <w:right w:val="none" w:sz="0" w:space="0" w:color="auto"/>
      </w:divBdr>
    </w:div>
    <w:div w:id="1701274858">
      <w:bodyDiv w:val="1"/>
      <w:marLeft w:val="0"/>
      <w:marRight w:val="0"/>
      <w:marTop w:val="0"/>
      <w:marBottom w:val="0"/>
      <w:divBdr>
        <w:top w:val="none" w:sz="0" w:space="0" w:color="auto"/>
        <w:left w:val="none" w:sz="0" w:space="0" w:color="auto"/>
        <w:bottom w:val="none" w:sz="0" w:space="0" w:color="auto"/>
        <w:right w:val="none" w:sz="0" w:space="0" w:color="auto"/>
      </w:divBdr>
    </w:div>
    <w:div w:id="1703096728">
      <w:bodyDiv w:val="1"/>
      <w:marLeft w:val="0"/>
      <w:marRight w:val="0"/>
      <w:marTop w:val="0"/>
      <w:marBottom w:val="0"/>
      <w:divBdr>
        <w:top w:val="none" w:sz="0" w:space="0" w:color="auto"/>
        <w:left w:val="none" w:sz="0" w:space="0" w:color="auto"/>
        <w:bottom w:val="none" w:sz="0" w:space="0" w:color="auto"/>
        <w:right w:val="none" w:sz="0" w:space="0" w:color="auto"/>
      </w:divBdr>
    </w:div>
    <w:div w:id="1705785306">
      <w:bodyDiv w:val="1"/>
      <w:marLeft w:val="0"/>
      <w:marRight w:val="0"/>
      <w:marTop w:val="0"/>
      <w:marBottom w:val="0"/>
      <w:divBdr>
        <w:top w:val="none" w:sz="0" w:space="0" w:color="auto"/>
        <w:left w:val="none" w:sz="0" w:space="0" w:color="auto"/>
        <w:bottom w:val="none" w:sz="0" w:space="0" w:color="auto"/>
        <w:right w:val="none" w:sz="0" w:space="0" w:color="auto"/>
      </w:divBdr>
    </w:div>
    <w:div w:id="1722093933">
      <w:bodyDiv w:val="1"/>
      <w:marLeft w:val="0"/>
      <w:marRight w:val="0"/>
      <w:marTop w:val="0"/>
      <w:marBottom w:val="0"/>
      <w:divBdr>
        <w:top w:val="none" w:sz="0" w:space="0" w:color="auto"/>
        <w:left w:val="none" w:sz="0" w:space="0" w:color="auto"/>
        <w:bottom w:val="none" w:sz="0" w:space="0" w:color="auto"/>
        <w:right w:val="none" w:sz="0" w:space="0" w:color="auto"/>
      </w:divBdr>
    </w:div>
    <w:div w:id="1727754674">
      <w:bodyDiv w:val="1"/>
      <w:marLeft w:val="0"/>
      <w:marRight w:val="0"/>
      <w:marTop w:val="0"/>
      <w:marBottom w:val="0"/>
      <w:divBdr>
        <w:top w:val="none" w:sz="0" w:space="0" w:color="auto"/>
        <w:left w:val="none" w:sz="0" w:space="0" w:color="auto"/>
        <w:bottom w:val="none" w:sz="0" w:space="0" w:color="auto"/>
        <w:right w:val="none" w:sz="0" w:space="0" w:color="auto"/>
      </w:divBdr>
    </w:div>
    <w:div w:id="1742950142">
      <w:bodyDiv w:val="1"/>
      <w:marLeft w:val="0"/>
      <w:marRight w:val="0"/>
      <w:marTop w:val="0"/>
      <w:marBottom w:val="0"/>
      <w:divBdr>
        <w:top w:val="none" w:sz="0" w:space="0" w:color="auto"/>
        <w:left w:val="none" w:sz="0" w:space="0" w:color="auto"/>
        <w:bottom w:val="none" w:sz="0" w:space="0" w:color="auto"/>
        <w:right w:val="none" w:sz="0" w:space="0" w:color="auto"/>
      </w:divBdr>
    </w:div>
    <w:div w:id="1746997113">
      <w:bodyDiv w:val="1"/>
      <w:marLeft w:val="0"/>
      <w:marRight w:val="0"/>
      <w:marTop w:val="0"/>
      <w:marBottom w:val="0"/>
      <w:divBdr>
        <w:top w:val="none" w:sz="0" w:space="0" w:color="auto"/>
        <w:left w:val="none" w:sz="0" w:space="0" w:color="auto"/>
        <w:bottom w:val="none" w:sz="0" w:space="0" w:color="auto"/>
        <w:right w:val="none" w:sz="0" w:space="0" w:color="auto"/>
      </w:divBdr>
    </w:div>
    <w:div w:id="1752582347">
      <w:bodyDiv w:val="1"/>
      <w:marLeft w:val="0"/>
      <w:marRight w:val="0"/>
      <w:marTop w:val="0"/>
      <w:marBottom w:val="0"/>
      <w:divBdr>
        <w:top w:val="none" w:sz="0" w:space="0" w:color="auto"/>
        <w:left w:val="none" w:sz="0" w:space="0" w:color="auto"/>
        <w:bottom w:val="none" w:sz="0" w:space="0" w:color="auto"/>
        <w:right w:val="none" w:sz="0" w:space="0" w:color="auto"/>
      </w:divBdr>
    </w:div>
    <w:div w:id="1771050120">
      <w:bodyDiv w:val="1"/>
      <w:marLeft w:val="0"/>
      <w:marRight w:val="0"/>
      <w:marTop w:val="0"/>
      <w:marBottom w:val="0"/>
      <w:divBdr>
        <w:top w:val="none" w:sz="0" w:space="0" w:color="auto"/>
        <w:left w:val="none" w:sz="0" w:space="0" w:color="auto"/>
        <w:bottom w:val="none" w:sz="0" w:space="0" w:color="auto"/>
        <w:right w:val="none" w:sz="0" w:space="0" w:color="auto"/>
      </w:divBdr>
    </w:div>
    <w:div w:id="1773352172">
      <w:bodyDiv w:val="1"/>
      <w:marLeft w:val="0"/>
      <w:marRight w:val="0"/>
      <w:marTop w:val="0"/>
      <w:marBottom w:val="0"/>
      <w:divBdr>
        <w:top w:val="none" w:sz="0" w:space="0" w:color="auto"/>
        <w:left w:val="none" w:sz="0" w:space="0" w:color="auto"/>
        <w:bottom w:val="none" w:sz="0" w:space="0" w:color="auto"/>
        <w:right w:val="none" w:sz="0" w:space="0" w:color="auto"/>
      </w:divBdr>
    </w:div>
    <w:div w:id="1774468946">
      <w:bodyDiv w:val="1"/>
      <w:marLeft w:val="0"/>
      <w:marRight w:val="0"/>
      <w:marTop w:val="0"/>
      <w:marBottom w:val="0"/>
      <w:divBdr>
        <w:top w:val="none" w:sz="0" w:space="0" w:color="auto"/>
        <w:left w:val="none" w:sz="0" w:space="0" w:color="auto"/>
        <w:bottom w:val="none" w:sz="0" w:space="0" w:color="auto"/>
        <w:right w:val="none" w:sz="0" w:space="0" w:color="auto"/>
      </w:divBdr>
    </w:div>
    <w:div w:id="1795830113">
      <w:bodyDiv w:val="1"/>
      <w:marLeft w:val="0"/>
      <w:marRight w:val="0"/>
      <w:marTop w:val="0"/>
      <w:marBottom w:val="0"/>
      <w:divBdr>
        <w:top w:val="none" w:sz="0" w:space="0" w:color="auto"/>
        <w:left w:val="none" w:sz="0" w:space="0" w:color="auto"/>
        <w:bottom w:val="none" w:sz="0" w:space="0" w:color="auto"/>
        <w:right w:val="none" w:sz="0" w:space="0" w:color="auto"/>
      </w:divBdr>
    </w:div>
    <w:div w:id="1797675938">
      <w:bodyDiv w:val="1"/>
      <w:marLeft w:val="0"/>
      <w:marRight w:val="0"/>
      <w:marTop w:val="0"/>
      <w:marBottom w:val="0"/>
      <w:divBdr>
        <w:top w:val="none" w:sz="0" w:space="0" w:color="auto"/>
        <w:left w:val="none" w:sz="0" w:space="0" w:color="auto"/>
        <w:bottom w:val="none" w:sz="0" w:space="0" w:color="auto"/>
        <w:right w:val="none" w:sz="0" w:space="0" w:color="auto"/>
      </w:divBdr>
    </w:div>
    <w:div w:id="1799491866">
      <w:bodyDiv w:val="1"/>
      <w:marLeft w:val="0"/>
      <w:marRight w:val="0"/>
      <w:marTop w:val="0"/>
      <w:marBottom w:val="0"/>
      <w:divBdr>
        <w:top w:val="none" w:sz="0" w:space="0" w:color="auto"/>
        <w:left w:val="none" w:sz="0" w:space="0" w:color="auto"/>
        <w:bottom w:val="none" w:sz="0" w:space="0" w:color="auto"/>
        <w:right w:val="none" w:sz="0" w:space="0" w:color="auto"/>
      </w:divBdr>
    </w:div>
    <w:div w:id="1799958516">
      <w:bodyDiv w:val="1"/>
      <w:marLeft w:val="0"/>
      <w:marRight w:val="0"/>
      <w:marTop w:val="0"/>
      <w:marBottom w:val="0"/>
      <w:divBdr>
        <w:top w:val="none" w:sz="0" w:space="0" w:color="auto"/>
        <w:left w:val="none" w:sz="0" w:space="0" w:color="auto"/>
        <w:bottom w:val="none" w:sz="0" w:space="0" w:color="auto"/>
        <w:right w:val="none" w:sz="0" w:space="0" w:color="auto"/>
      </w:divBdr>
    </w:div>
    <w:div w:id="1812406355">
      <w:bodyDiv w:val="1"/>
      <w:marLeft w:val="0"/>
      <w:marRight w:val="0"/>
      <w:marTop w:val="0"/>
      <w:marBottom w:val="0"/>
      <w:divBdr>
        <w:top w:val="none" w:sz="0" w:space="0" w:color="auto"/>
        <w:left w:val="none" w:sz="0" w:space="0" w:color="auto"/>
        <w:bottom w:val="none" w:sz="0" w:space="0" w:color="auto"/>
        <w:right w:val="none" w:sz="0" w:space="0" w:color="auto"/>
      </w:divBdr>
    </w:div>
    <w:div w:id="1829666507">
      <w:bodyDiv w:val="1"/>
      <w:marLeft w:val="0"/>
      <w:marRight w:val="0"/>
      <w:marTop w:val="0"/>
      <w:marBottom w:val="0"/>
      <w:divBdr>
        <w:top w:val="none" w:sz="0" w:space="0" w:color="auto"/>
        <w:left w:val="none" w:sz="0" w:space="0" w:color="auto"/>
        <w:bottom w:val="none" w:sz="0" w:space="0" w:color="auto"/>
        <w:right w:val="none" w:sz="0" w:space="0" w:color="auto"/>
      </w:divBdr>
    </w:div>
    <w:div w:id="1831095484">
      <w:bodyDiv w:val="1"/>
      <w:marLeft w:val="0"/>
      <w:marRight w:val="0"/>
      <w:marTop w:val="0"/>
      <w:marBottom w:val="0"/>
      <w:divBdr>
        <w:top w:val="none" w:sz="0" w:space="0" w:color="auto"/>
        <w:left w:val="none" w:sz="0" w:space="0" w:color="auto"/>
        <w:bottom w:val="none" w:sz="0" w:space="0" w:color="auto"/>
        <w:right w:val="none" w:sz="0" w:space="0" w:color="auto"/>
      </w:divBdr>
    </w:div>
    <w:div w:id="1839733863">
      <w:bodyDiv w:val="1"/>
      <w:marLeft w:val="0"/>
      <w:marRight w:val="0"/>
      <w:marTop w:val="0"/>
      <w:marBottom w:val="0"/>
      <w:divBdr>
        <w:top w:val="none" w:sz="0" w:space="0" w:color="auto"/>
        <w:left w:val="none" w:sz="0" w:space="0" w:color="auto"/>
        <w:bottom w:val="none" w:sz="0" w:space="0" w:color="auto"/>
        <w:right w:val="none" w:sz="0" w:space="0" w:color="auto"/>
      </w:divBdr>
    </w:div>
    <w:div w:id="1851796797">
      <w:bodyDiv w:val="1"/>
      <w:marLeft w:val="0"/>
      <w:marRight w:val="0"/>
      <w:marTop w:val="0"/>
      <w:marBottom w:val="0"/>
      <w:divBdr>
        <w:top w:val="none" w:sz="0" w:space="0" w:color="auto"/>
        <w:left w:val="none" w:sz="0" w:space="0" w:color="auto"/>
        <w:bottom w:val="none" w:sz="0" w:space="0" w:color="auto"/>
        <w:right w:val="none" w:sz="0" w:space="0" w:color="auto"/>
      </w:divBdr>
    </w:div>
    <w:div w:id="1868367991">
      <w:bodyDiv w:val="1"/>
      <w:marLeft w:val="0"/>
      <w:marRight w:val="0"/>
      <w:marTop w:val="0"/>
      <w:marBottom w:val="0"/>
      <w:divBdr>
        <w:top w:val="none" w:sz="0" w:space="0" w:color="auto"/>
        <w:left w:val="none" w:sz="0" w:space="0" w:color="auto"/>
        <w:bottom w:val="none" w:sz="0" w:space="0" w:color="auto"/>
        <w:right w:val="none" w:sz="0" w:space="0" w:color="auto"/>
      </w:divBdr>
    </w:div>
    <w:div w:id="1870023381">
      <w:bodyDiv w:val="1"/>
      <w:marLeft w:val="0"/>
      <w:marRight w:val="0"/>
      <w:marTop w:val="0"/>
      <w:marBottom w:val="0"/>
      <w:divBdr>
        <w:top w:val="none" w:sz="0" w:space="0" w:color="auto"/>
        <w:left w:val="none" w:sz="0" w:space="0" w:color="auto"/>
        <w:bottom w:val="none" w:sz="0" w:space="0" w:color="auto"/>
        <w:right w:val="none" w:sz="0" w:space="0" w:color="auto"/>
      </w:divBdr>
    </w:div>
    <w:div w:id="1893539183">
      <w:bodyDiv w:val="1"/>
      <w:marLeft w:val="0"/>
      <w:marRight w:val="0"/>
      <w:marTop w:val="0"/>
      <w:marBottom w:val="0"/>
      <w:divBdr>
        <w:top w:val="none" w:sz="0" w:space="0" w:color="auto"/>
        <w:left w:val="none" w:sz="0" w:space="0" w:color="auto"/>
        <w:bottom w:val="none" w:sz="0" w:space="0" w:color="auto"/>
        <w:right w:val="none" w:sz="0" w:space="0" w:color="auto"/>
      </w:divBdr>
    </w:div>
    <w:div w:id="1912735371">
      <w:bodyDiv w:val="1"/>
      <w:marLeft w:val="0"/>
      <w:marRight w:val="0"/>
      <w:marTop w:val="0"/>
      <w:marBottom w:val="0"/>
      <w:divBdr>
        <w:top w:val="none" w:sz="0" w:space="0" w:color="auto"/>
        <w:left w:val="none" w:sz="0" w:space="0" w:color="auto"/>
        <w:bottom w:val="none" w:sz="0" w:space="0" w:color="auto"/>
        <w:right w:val="none" w:sz="0" w:space="0" w:color="auto"/>
      </w:divBdr>
    </w:div>
    <w:div w:id="1924561435">
      <w:bodyDiv w:val="1"/>
      <w:marLeft w:val="0"/>
      <w:marRight w:val="0"/>
      <w:marTop w:val="0"/>
      <w:marBottom w:val="0"/>
      <w:divBdr>
        <w:top w:val="none" w:sz="0" w:space="0" w:color="auto"/>
        <w:left w:val="none" w:sz="0" w:space="0" w:color="auto"/>
        <w:bottom w:val="none" w:sz="0" w:space="0" w:color="auto"/>
        <w:right w:val="none" w:sz="0" w:space="0" w:color="auto"/>
      </w:divBdr>
    </w:div>
    <w:div w:id="1925451607">
      <w:bodyDiv w:val="1"/>
      <w:marLeft w:val="0"/>
      <w:marRight w:val="0"/>
      <w:marTop w:val="0"/>
      <w:marBottom w:val="0"/>
      <w:divBdr>
        <w:top w:val="none" w:sz="0" w:space="0" w:color="auto"/>
        <w:left w:val="none" w:sz="0" w:space="0" w:color="auto"/>
        <w:bottom w:val="none" w:sz="0" w:space="0" w:color="auto"/>
        <w:right w:val="none" w:sz="0" w:space="0" w:color="auto"/>
      </w:divBdr>
    </w:div>
    <w:div w:id="1949854150">
      <w:bodyDiv w:val="1"/>
      <w:marLeft w:val="0"/>
      <w:marRight w:val="0"/>
      <w:marTop w:val="0"/>
      <w:marBottom w:val="0"/>
      <w:divBdr>
        <w:top w:val="none" w:sz="0" w:space="0" w:color="auto"/>
        <w:left w:val="none" w:sz="0" w:space="0" w:color="auto"/>
        <w:bottom w:val="none" w:sz="0" w:space="0" w:color="auto"/>
        <w:right w:val="none" w:sz="0" w:space="0" w:color="auto"/>
      </w:divBdr>
    </w:div>
    <w:div w:id="1957329948">
      <w:bodyDiv w:val="1"/>
      <w:marLeft w:val="0"/>
      <w:marRight w:val="0"/>
      <w:marTop w:val="0"/>
      <w:marBottom w:val="0"/>
      <w:divBdr>
        <w:top w:val="none" w:sz="0" w:space="0" w:color="auto"/>
        <w:left w:val="none" w:sz="0" w:space="0" w:color="auto"/>
        <w:bottom w:val="none" w:sz="0" w:space="0" w:color="auto"/>
        <w:right w:val="none" w:sz="0" w:space="0" w:color="auto"/>
      </w:divBdr>
    </w:div>
    <w:div w:id="1962228662">
      <w:bodyDiv w:val="1"/>
      <w:marLeft w:val="0"/>
      <w:marRight w:val="0"/>
      <w:marTop w:val="0"/>
      <w:marBottom w:val="0"/>
      <w:divBdr>
        <w:top w:val="none" w:sz="0" w:space="0" w:color="auto"/>
        <w:left w:val="none" w:sz="0" w:space="0" w:color="auto"/>
        <w:bottom w:val="none" w:sz="0" w:space="0" w:color="auto"/>
        <w:right w:val="none" w:sz="0" w:space="0" w:color="auto"/>
      </w:divBdr>
    </w:div>
    <w:div w:id="1984190622">
      <w:bodyDiv w:val="1"/>
      <w:marLeft w:val="0"/>
      <w:marRight w:val="0"/>
      <w:marTop w:val="0"/>
      <w:marBottom w:val="0"/>
      <w:divBdr>
        <w:top w:val="none" w:sz="0" w:space="0" w:color="auto"/>
        <w:left w:val="none" w:sz="0" w:space="0" w:color="auto"/>
        <w:bottom w:val="none" w:sz="0" w:space="0" w:color="auto"/>
        <w:right w:val="none" w:sz="0" w:space="0" w:color="auto"/>
      </w:divBdr>
    </w:div>
    <w:div w:id="1995179563">
      <w:bodyDiv w:val="1"/>
      <w:marLeft w:val="0"/>
      <w:marRight w:val="0"/>
      <w:marTop w:val="0"/>
      <w:marBottom w:val="0"/>
      <w:divBdr>
        <w:top w:val="none" w:sz="0" w:space="0" w:color="auto"/>
        <w:left w:val="none" w:sz="0" w:space="0" w:color="auto"/>
        <w:bottom w:val="none" w:sz="0" w:space="0" w:color="auto"/>
        <w:right w:val="none" w:sz="0" w:space="0" w:color="auto"/>
      </w:divBdr>
    </w:div>
    <w:div w:id="2001928926">
      <w:bodyDiv w:val="1"/>
      <w:marLeft w:val="0"/>
      <w:marRight w:val="0"/>
      <w:marTop w:val="0"/>
      <w:marBottom w:val="0"/>
      <w:divBdr>
        <w:top w:val="none" w:sz="0" w:space="0" w:color="auto"/>
        <w:left w:val="none" w:sz="0" w:space="0" w:color="auto"/>
        <w:bottom w:val="none" w:sz="0" w:space="0" w:color="auto"/>
        <w:right w:val="none" w:sz="0" w:space="0" w:color="auto"/>
      </w:divBdr>
    </w:div>
    <w:div w:id="2005163579">
      <w:bodyDiv w:val="1"/>
      <w:marLeft w:val="0"/>
      <w:marRight w:val="0"/>
      <w:marTop w:val="0"/>
      <w:marBottom w:val="0"/>
      <w:divBdr>
        <w:top w:val="none" w:sz="0" w:space="0" w:color="auto"/>
        <w:left w:val="none" w:sz="0" w:space="0" w:color="auto"/>
        <w:bottom w:val="none" w:sz="0" w:space="0" w:color="auto"/>
        <w:right w:val="none" w:sz="0" w:space="0" w:color="auto"/>
      </w:divBdr>
    </w:div>
    <w:div w:id="2012947525">
      <w:bodyDiv w:val="1"/>
      <w:marLeft w:val="0"/>
      <w:marRight w:val="0"/>
      <w:marTop w:val="0"/>
      <w:marBottom w:val="0"/>
      <w:divBdr>
        <w:top w:val="none" w:sz="0" w:space="0" w:color="auto"/>
        <w:left w:val="none" w:sz="0" w:space="0" w:color="auto"/>
        <w:bottom w:val="none" w:sz="0" w:space="0" w:color="auto"/>
        <w:right w:val="none" w:sz="0" w:space="0" w:color="auto"/>
      </w:divBdr>
      <w:divsChild>
        <w:div w:id="591864954">
          <w:marLeft w:val="446"/>
          <w:marRight w:val="0"/>
          <w:marTop w:val="0"/>
          <w:marBottom w:val="0"/>
          <w:divBdr>
            <w:top w:val="none" w:sz="0" w:space="0" w:color="auto"/>
            <w:left w:val="none" w:sz="0" w:space="0" w:color="auto"/>
            <w:bottom w:val="none" w:sz="0" w:space="0" w:color="auto"/>
            <w:right w:val="none" w:sz="0" w:space="0" w:color="auto"/>
          </w:divBdr>
        </w:div>
      </w:divsChild>
    </w:div>
    <w:div w:id="2015917899">
      <w:bodyDiv w:val="1"/>
      <w:marLeft w:val="0"/>
      <w:marRight w:val="0"/>
      <w:marTop w:val="0"/>
      <w:marBottom w:val="0"/>
      <w:divBdr>
        <w:top w:val="none" w:sz="0" w:space="0" w:color="auto"/>
        <w:left w:val="none" w:sz="0" w:space="0" w:color="auto"/>
        <w:bottom w:val="none" w:sz="0" w:space="0" w:color="auto"/>
        <w:right w:val="none" w:sz="0" w:space="0" w:color="auto"/>
      </w:divBdr>
    </w:div>
    <w:div w:id="2017419505">
      <w:bodyDiv w:val="1"/>
      <w:marLeft w:val="0"/>
      <w:marRight w:val="0"/>
      <w:marTop w:val="0"/>
      <w:marBottom w:val="0"/>
      <w:divBdr>
        <w:top w:val="none" w:sz="0" w:space="0" w:color="auto"/>
        <w:left w:val="none" w:sz="0" w:space="0" w:color="auto"/>
        <w:bottom w:val="none" w:sz="0" w:space="0" w:color="auto"/>
        <w:right w:val="none" w:sz="0" w:space="0" w:color="auto"/>
      </w:divBdr>
    </w:div>
    <w:div w:id="2021925744">
      <w:bodyDiv w:val="1"/>
      <w:marLeft w:val="0"/>
      <w:marRight w:val="0"/>
      <w:marTop w:val="0"/>
      <w:marBottom w:val="0"/>
      <w:divBdr>
        <w:top w:val="none" w:sz="0" w:space="0" w:color="auto"/>
        <w:left w:val="none" w:sz="0" w:space="0" w:color="auto"/>
        <w:bottom w:val="none" w:sz="0" w:space="0" w:color="auto"/>
        <w:right w:val="none" w:sz="0" w:space="0" w:color="auto"/>
      </w:divBdr>
    </w:div>
    <w:div w:id="2034333923">
      <w:bodyDiv w:val="1"/>
      <w:marLeft w:val="0"/>
      <w:marRight w:val="0"/>
      <w:marTop w:val="0"/>
      <w:marBottom w:val="0"/>
      <w:divBdr>
        <w:top w:val="none" w:sz="0" w:space="0" w:color="auto"/>
        <w:left w:val="none" w:sz="0" w:space="0" w:color="auto"/>
        <w:bottom w:val="none" w:sz="0" w:space="0" w:color="auto"/>
        <w:right w:val="none" w:sz="0" w:space="0" w:color="auto"/>
      </w:divBdr>
    </w:div>
    <w:div w:id="2053729258">
      <w:bodyDiv w:val="1"/>
      <w:marLeft w:val="0"/>
      <w:marRight w:val="0"/>
      <w:marTop w:val="0"/>
      <w:marBottom w:val="0"/>
      <w:divBdr>
        <w:top w:val="none" w:sz="0" w:space="0" w:color="auto"/>
        <w:left w:val="none" w:sz="0" w:space="0" w:color="auto"/>
        <w:bottom w:val="none" w:sz="0" w:space="0" w:color="auto"/>
        <w:right w:val="none" w:sz="0" w:space="0" w:color="auto"/>
      </w:divBdr>
    </w:div>
    <w:div w:id="2055621021">
      <w:bodyDiv w:val="1"/>
      <w:marLeft w:val="0"/>
      <w:marRight w:val="0"/>
      <w:marTop w:val="0"/>
      <w:marBottom w:val="0"/>
      <w:divBdr>
        <w:top w:val="none" w:sz="0" w:space="0" w:color="auto"/>
        <w:left w:val="none" w:sz="0" w:space="0" w:color="auto"/>
        <w:bottom w:val="none" w:sz="0" w:space="0" w:color="auto"/>
        <w:right w:val="none" w:sz="0" w:space="0" w:color="auto"/>
      </w:divBdr>
    </w:div>
    <w:div w:id="2065985625">
      <w:bodyDiv w:val="1"/>
      <w:marLeft w:val="0"/>
      <w:marRight w:val="0"/>
      <w:marTop w:val="0"/>
      <w:marBottom w:val="0"/>
      <w:divBdr>
        <w:top w:val="none" w:sz="0" w:space="0" w:color="auto"/>
        <w:left w:val="none" w:sz="0" w:space="0" w:color="auto"/>
        <w:bottom w:val="none" w:sz="0" w:space="0" w:color="auto"/>
        <w:right w:val="none" w:sz="0" w:space="0" w:color="auto"/>
      </w:divBdr>
    </w:div>
    <w:div w:id="2070296693">
      <w:bodyDiv w:val="1"/>
      <w:marLeft w:val="0"/>
      <w:marRight w:val="0"/>
      <w:marTop w:val="0"/>
      <w:marBottom w:val="0"/>
      <w:divBdr>
        <w:top w:val="none" w:sz="0" w:space="0" w:color="auto"/>
        <w:left w:val="none" w:sz="0" w:space="0" w:color="auto"/>
        <w:bottom w:val="none" w:sz="0" w:space="0" w:color="auto"/>
        <w:right w:val="none" w:sz="0" w:space="0" w:color="auto"/>
      </w:divBdr>
    </w:div>
    <w:div w:id="2077512844">
      <w:bodyDiv w:val="1"/>
      <w:marLeft w:val="0"/>
      <w:marRight w:val="0"/>
      <w:marTop w:val="0"/>
      <w:marBottom w:val="0"/>
      <w:divBdr>
        <w:top w:val="none" w:sz="0" w:space="0" w:color="auto"/>
        <w:left w:val="none" w:sz="0" w:space="0" w:color="auto"/>
        <w:bottom w:val="none" w:sz="0" w:space="0" w:color="auto"/>
        <w:right w:val="none" w:sz="0" w:space="0" w:color="auto"/>
      </w:divBdr>
    </w:div>
    <w:div w:id="2079671089">
      <w:bodyDiv w:val="1"/>
      <w:marLeft w:val="0"/>
      <w:marRight w:val="0"/>
      <w:marTop w:val="0"/>
      <w:marBottom w:val="0"/>
      <w:divBdr>
        <w:top w:val="none" w:sz="0" w:space="0" w:color="auto"/>
        <w:left w:val="none" w:sz="0" w:space="0" w:color="auto"/>
        <w:bottom w:val="none" w:sz="0" w:space="0" w:color="auto"/>
        <w:right w:val="none" w:sz="0" w:space="0" w:color="auto"/>
      </w:divBdr>
    </w:div>
    <w:div w:id="2125805957">
      <w:bodyDiv w:val="1"/>
      <w:marLeft w:val="0"/>
      <w:marRight w:val="0"/>
      <w:marTop w:val="0"/>
      <w:marBottom w:val="0"/>
      <w:divBdr>
        <w:top w:val="none" w:sz="0" w:space="0" w:color="auto"/>
        <w:left w:val="none" w:sz="0" w:space="0" w:color="auto"/>
        <w:bottom w:val="none" w:sz="0" w:space="0" w:color="auto"/>
        <w:right w:val="none" w:sz="0" w:space="0" w:color="auto"/>
      </w:divBdr>
    </w:div>
    <w:div w:id="2127851750">
      <w:bodyDiv w:val="1"/>
      <w:marLeft w:val="0"/>
      <w:marRight w:val="0"/>
      <w:marTop w:val="0"/>
      <w:marBottom w:val="0"/>
      <w:divBdr>
        <w:top w:val="none" w:sz="0" w:space="0" w:color="auto"/>
        <w:left w:val="none" w:sz="0" w:space="0" w:color="auto"/>
        <w:bottom w:val="none" w:sz="0" w:space="0" w:color="auto"/>
        <w:right w:val="none" w:sz="0" w:space="0" w:color="auto"/>
      </w:divBdr>
    </w:div>
    <w:div w:id="2146004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3.png"/></Relationships>
</file>

<file path=word/_rels/document.xml.rels><?xml version="1.0" encoding="UTF-8" standalone="yes"?>
<Relationships xmlns="http://schemas.openxmlformats.org/package/2006/relationships">
	<Relationship Id="rId8" Type="http://schemas.openxmlformats.org/officeDocument/2006/relationships/webSettings" Target="webSettings.xml"/>
	<Relationship Id="rId13" Type="http://schemas.microsoft.com/office/2016/09/relationships/commentsIds" Target="commentsIds.xml"/>
	<Relationship Id="rId18" Type="http://schemas.openxmlformats.org/officeDocument/2006/relationships/image" Target="media/image4.png"/>
	<Relationship Id="rId26" Type="http://schemas.openxmlformats.org/officeDocument/2006/relationships/fontTable" Target="fontTable.xml"/>
	<Relationship Id="rId3" Type="http://schemas.openxmlformats.org/officeDocument/2006/relationships/customXml" Target="../customXml/item3.xml"/>
	<Relationship Id="rId21" Type="http://schemas.openxmlformats.org/officeDocument/2006/relationships/header" Target="header2.xml"/>
	<Relationship Id="rId7" Type="http://schemas.openxmlformats.org/officeDocument/2006/relationships/settings" Target="settings.xml"/>
	<Relationship Id="rId12" Type="http://schemas.microsoft.com/office/2011/relationships/commentsExtended" Target="commentsExtended.xml"/>
	<Relationship Id="rId17" Type="http://schemas.openxmlformats.org/officeDocument/2006/relationships/image" Target="media/image2.png"/>
	<Relationship Id="rId25" Type="http://schemas.openxmlformats.org/officeDocument/2006/relationships/footer" Target="footer3.xml"/>
	<Relationship Id="rId2" Type="http://schemas.openxmlformats.org/officeDocument/2006/relationships/customXml" Target="../customXml/item2.xml"/>
	<Relationship Id="rId16" Type="http://schemas.openxmlformats.org/officeDocument/2006/relationships/image" Target="media/image1.png"/>
	<Relationship Id="rId20" Type="http://schemas.openxmlformats.org/officeDocument/2006/relationships/header" Target="header1.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comments" Target="comments.xml"/>
	<Relationship Id="rId24" Type="http://schemas.openxmlformats.org/officeDocument/2006/relationships/header" Target="header3.xml"/>
	<Relationship Id="rId5" Type="http://schemas.openxmlformats.org/officeDocument/2006/relationships/numbering" Target="numbering.xml"/>
	<Relationship Id="rId15" Type="http://schemas.openxmlformats.org/officeDocument/2006/relationships/hyperlink" Target="http://?" TargetMode="External"/>
	<Relationship Id="rId23" Type="http://schemas.openxmlformats.org/officeDocument/2006/relationships/footer" Target="footer2.xml"/>
	<Relationship Id="rId28" Type="http://schemas.openxmlformats.org/officeDocument/2006/relationships/theme" Target="theme/theme1.xml"/>
	<Relationship Id="rId10" Type="http://schemas.openxmlformats.org/officeDocument/2006/relationships/endnotes" Target="endnotes.xml"/>
	<Relationship Id="rId19" Type="http://schemas.openxmlformats.org/officeDocument/2006/relationships/image" Target="media/image5.png"/>
	<Relationship Id="rId4" Type="http://schemas.openxmlformats.org/officeDocument/2006/relationships/customXml" Target="../customXml/item4.xml"/>
	<Relationship Id="rId9" Type="http://schemas.openxmlformats.org/officeDocument/2006/relationships/footnotes" Target="footnotes.xml"/>
	<Relationship Id="rId14" Type="http://schemas.microsoft.com/office/2018/08/relationships/commentsExtensible" Target="commentsExtensible.xml"/>
	<Relationship Id="rId22" Type="http://schemas.openxmlformats.org/officeDocument/2006/relationships/footer" Target="footer1.xml"/>
	<Relationship Id="rId27" Type="http://schemas.microsoft.com/office/2011/relationships/people" Target="people.xml"/>
    <Relationship Id="rId_fortinet_1" Type="http://schemas.openxmlformats.org/officeDocument/2006/relationships/image" Target="media/fortinet_alert.png"/>
</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bf13b0c-ca12-4715-88e6-6eebf5921655">
      <Terms xmlns="http://schemas.microsoft.com/office/infopath/2007/PartnerControls"/>
    </lcf76f155ced4ddcb4097134ff3c332f>
    <TaxCatchAll xmlns="97176d08-ad98-4464-b4cf-2ccbda49d1a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6EDB3DC9358A745A6809BDCE7C51EBD" ma:contentTypeVersion="13" ma:contentTypeDescription="Crear nuevo documento." ma:contentTypeScope="" ma:versionID="59765af62566fab537766deba6fc030b">
  <xsd:schema xmlns:xsd="http://www.w3.org/2001/XMLSchema" xmlns:xs="http://www.w3.org/2001/XMLSchema" xmlns:p="http://schemas.microsoft.com/office/2006/metadata/properties" xmlns:ns2="dbf13b0c-ca12-4715-88e6-6eebf5921655" xmlns:ns3="97176d08-ad98-4464-b4cf-2ccbda49d1af" targetNamespace="http://schemas.microsoft.com/office/2006/metadata/properties" ma:root="true" ma:fieldsID="a2699b8f5f359eedce2892a3a087c1c1" ns2:_="" ns3:_="">
    <xsd:import namespace="dbf13b0c-ca12-4715-88e6-6eebf5921655"/>
    <xsd:import namespace="97176d08-ad98-4464-b4cf-2ccbda49d1af"/>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f13b0c-ca12-4715-88e6-6eebf592165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3acf3fcf-1413-466a-9ec9-b8372f7cdaf4"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7176d08-ad98-4464-b4cf-2ccbda49d1af"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4c111fa-5a4d-4203-8fc5-c6bf7f535d36}" ma:internalName="TaxCatchAll" ma:showField="CatchAllData" ma:web="97176d08-ad98-4464-b4cf-2ccbda49d1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C80475-CCA9-4435-B2D8-AFE4CE2B04CF}">
  <ds:schemaRefs>
    <ds:schemaRef ds:uri="http://schemas.microsoft.com/office/2006/metadata/properties"/>
    <ds:schemaRef ds:uri="http://schemas.microsoft.com/office/infopath/2007/PartnerControls"/>
    <ds:schemaRef ds:uri="31193fab-fd08-4904-946b-2392de420f5e"/>
    <ds:schemaRef ds:uri="bedf5abb-9f18-435f-b99e-1b2d56132387"/>
  </ds:schemaRefs>
</ds:datastoreItem>
</file>

<file path=customXml/itemProps2.xml><?xml version="1.0" encoding="utf-8"?>
<ds:datastoreItem xmlns:ds="http://schemas.openxmlformats.org/officeDocument/2006/customXml" ds:itemID="{E5D76F1C-9A24-4255-8202-6C65CB540F7E}">
  <ds:schemaRefs>
    <ds:schemaRef ds:uri="http://schemas.microsoft.com/sharepoint/v3/contenttype/forms"/>
  </ds:schemaRefs>
</ds:datastoreItem>
</file>

<file path=customXml/itemProps3.xml><?xml version="1.0" encoding="utf-8"?>
<ds:datastoreItem xmlns:ds="http://schemas.openxmlformats.org/officeDocument/2006/customXml" ds:itemID="{F153DE03-4D40-4DD2-8C04-BAABC8FA42FD}"/>
</file>

<file path=customXml/itemProps4.xml><?xml version="1.0" encoding="utf-8"?>
<ds:datastoreItem xmlns:ds="http://schemas.openxmlformats.org/officeDocument/2006/customXml" ds:itemID="{EC4DE5E8-66D3-4798-B39E-CD274628D22C}">
  <ds:schemaRefs>
    <ds:schemaRef ds:uri="http://schemas.openxmlformats.org/officeDocument/2006/bibliograph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 id="{f7768166-34c8-41c7-970d-92c0ebf90128}" enabled="1" method="Privileged" siteId="{8e3011fb-7db0-45b9-82a1-90b9d8a5f4a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4044</Words>
  <Characters>23056</Characters>
  <Application>Microsoft Office Word</Application>
  <DocSecurity>4</DocSecurity>
  <Lines>192</Lines>
  <Paragraphs>54</Paragraphs>
  <ScaleCrop>false</ScaleCrop>
  <Company>Grup BancSabadell</Company>
  <LinksUpToDate>false</LinksUpToDate>
  <CharactersWithSpaces>27046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emasdefiol@minsait.com</dc:creator>
  <cp:keywords/>
  <dc:description/>
  <cp:lastModifiedBy>Cuartero Martinez, Angel</cp:lastModifiedBy>
  <cp:revision>13</cp:revision>
  <cp:lastPrinted>2026-04-22T13:57:00Z</cp:lastPrinted>
  <dcterms:created xsi:type="dcterms:W3CDTF">2025-12-22T07:02:00Z</dcterms:created>
  <dcterms:modified xsi:type="dcterms:W3CDTF">2026-04-23T14:23:00Z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0x01010036EDB3DC9358A745A6809BDCE7C51EBD</vt:lpwstr>
  </property>
  <property fmtid="{D5CDD505-2E9C-101B-9397-08002B2CF9AE}" pid="3" name="MSIP_Label_f7768166-34c8-41c7-970d-92c0ebf90128_Enabled">
    <vt:lpwstr>true</vt:lpwstr>
  </property>
  <property fmtid="{D5CDD505-2E9C-101B-9397-08002B2CF9AE}" pid="4" name="MSIP_Label_f7768166-34c8-41c7-970d-92c0ebf90128_SetDate">
    <vt:lpwstr>2022-04-27T16:39:34Z</vt:lpwstr>
  </property>
  <property fmtid="{D5CDD505-2E9C-101B-9397-08002B2CF9AE}" pid="5" name="MSIP_Label_f7768166-34c8-41c7-970d-92c0ebf90128_Method">
    <vt:lpwstr>Privileged</vt:lpwstr>
  </property>
  <property fmtid="{D5CDD505-2E9C-101B-9397-08002B2CF9AE}" pid="6" name="MSIP_Label_f7768166-34c8-41c7-970d-92c0ebf90128_Name">
    <vt:lpwstr>Internal_Use</vt:lpwstr>
  </property>
  <property fmtid="{D5CDD505-2E9C-101B-9397-08002B2CF9AE}" pid="7" name="MSIP_Label_f7768166-34c8-41c7-970d-92c0ebf90128_SiteId">
    <vt:lpwstr>8e3011fb-7db0-45b9-82a1-90b9d8a5f4a0</vt:lpwstr>
  </property>
  <property fmtid="{D5CDD505-2E9C-101B-9397-08002B2CF9AE}" pid="8" name="MSIP_Label_f7768166-34c8-41c7-970d-92c0ebf90128_ActionId">
    <vt:lpwstr>b0663b15-ead8-4aff-a294-55bef1e7438f</vt:lpwstr>
  </property>
  <property fmtid="{D5CDD505-2E9C-101B-9397-08002B2CF9AE}" pid="9" name="MSIP_Label_f7768166-34c8-41c7-970d-92c0ebf90128_ContentBits">
    <vt:lpwstr>0</vt:lpwstr>
  </property>
  <property fmtid="{D5CDD505-2E9C-101B-9397-08002B2CF9AE}" pid="10" name="MediaServiceImageTags">
    <vt:lpwstr/>
  </property>
  <property fmtid="{D5CDD505-2E9C-101B-9397-08002B2CF9AE}" pid="11" name="Order">
    <vt:r8>133300</vt:r8>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y fmtid="{D5CDD505-2E9C-101B-9397-08002B2CF9AE}" pid="17" name="xd_Signature">
    <vt:bool>false</vt:bool>
  </property>
  <property fmtid="{D5CDD505-2E9C-101B-9397-08002B2CF9AE}" pid="18" name="PdrPDTagComboBox">
    <vt:lpwstr/>
  </property>
</Properties>
</file>